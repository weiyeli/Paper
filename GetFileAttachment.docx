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F32F4" w14:textId="4DBD7342" w:rsidR="0054456B" w:rsidRDefault="0054456B"/>
    <w:p w14:paraId="463F2F92" w14:textId="77777777" w:rsidR="008C1382" w:rsidRPr="00F71EBE" w:rsidRDefault="008C1382" w:rsidP="008C1382">
      <w:pPr>
        <w:widowControl w:val="0"/>
        <w:spacing w:after="0" w:line="300" w:lineRule="auto"/>
        <w:jc w:val="center"/>
        <w:rPr>
          <w:rFonts w:ascii="黑体" w:eastAsia="黑体" w:hAnsi="黑体" w:cs="Times New Roman"/>
          <w:kern w:val="2"/>
          <w:sz w:val="44"/>
          <w:szCs w:val="20"/>
        </w:rPr>
      </w:pPr>
      <w:r>
        <w:rPr>
          <w:rFonts w:ascii="黑体" w:eastAsia="黑体" w:hAnsi="黑体" w:cs="Times New Roman" w:hint="eastAsia"/>
          <w:kern w:val="2"/>
          <w:sz w:val="44"/>
          <w:szCs w:val="20"/>
        </w:rPr>
        <w:t>基于区块链的医疗数据共享与隐私保护模型的设计与实现</w:t>
      </w:r>
    </w:p>
    <w:p w14:paraId="0110D6E0" w14:textId="77777777" w:rsidR="008C1382" w:rsidRPr="00D37E9B" w:rsidRDefault="008C1382" w:rsidP="008C1382">
      <w:pPr>
        <w:pStyle w:val="a3"/>
        <w:widowControl w:val="0"/>
        <w:spacing w:before="340" w:after="330"/>
        <w:rPr>
          <w:kern w:val="2"/>
          <w:szCs w:val="20"/>
        </w:rPr>
      </w:pPr>
      <w:r w:rsidRPr="00F71EBE">
        <w:rPr>
          <w:rFonts w:hint="eastAsia"/>
          <w:kern w:val="2"/>
          <w:szCs w:val="20"/>
        </w:rPr>
        <w:t>摘要</w:t>
      </w:r>
    </w:p>
    <w:p w14:paraId="7E0FF2E3" w14:textId="58A02664" w:rsidR="008C1382" w:rsidRDefault="008C1382" w:rsidP="008C1382">
      <w:pPr>
        <w:spacing w:line="300" w:lineRule="auto"/>
        <w:ind w:firstLine="475"/>
        <w:rPr>
          <w:rFonts w:ascii="宋体" w:eastAsia="宋体" w:hAnsi="宋体"/>
          <w:sz w:val="24"/>
          <w:szCs w:val="24"/>
        </w:rPr>
      </w:pPr>
      <w:r w:rsidRPr="00AC76E6">
        <w:rPr>
          <w:rFonts w:ascii="宋体" w:eastAsia="宋体" w:hAnsi="宋体" w:hint="eastAsia"/>
          <w:sz w:val="24"/>
          <w:szCs w:val="24"/>
        </w:rPr>
        <w:t>本系统</w:t>
      </w:r>
      <w:r>
        <w:rPr>
          <w:rFonts w:ascii="宋体" w:eastAsia="宋体" w:hAnsi="宋体" w:hint="eastAsia"/>
          <w:sz w:val="24"/>
          <w:szCs w:val="24"/>
        </w:rPr>
        <w:t>是针对协同诊治医疗系统下的一个子系统进行优化，</w:t>
      </w:r>
      <w:ins w:id="0" w:author="sszhu" w:date="2019-04-26T06:40:00Z">
        <w:r w:rsidR="00E21173">
          <w:rPr>
            <w:rFonts w:ascii="宋体" w:eastAsia="宋体" w:hAnsi="宋体" w:hint="eastAsia"/>
            <w:sz w:val="24"/>
            <w:szCs w:val="24"/>
          </w:rPr>
          <w:t>并</w:t>
        </w:r>
      </w:ins>
      <w:r>
        <w:rPr>
          <w:rFonts w:ascii="宋体" w:eastAsia="宋体" w:hAnsi="宋体" w:hint="eastAsia"/>
          <w:sz w:val="24"/>
          <w:szCs w:val="24"/>
        </w:rPr>
        <w:t>结合区块链技术对其重新设计，</w:t>
      </w:r>
      <w:del w:id="1" w:author="sszhu" w:date="2019-04-26T06:40:00Z">
        <w:r w:rsidDel="00E21173">
          <w:rPr>
            <w:rFonts w:ascii="宋体" w:eastAsia="宋体" w:hAnsi="宋体" w:hint="eastAsia"/>
            <w:sz w:val="24"/>
            <w:szCs w:val="24"/>
          </w:rPr>
          <w:delText>并</w:delText>
        </w:r>
      </w:del>
      <w:r>
        <w:rPr>
          <w:rFonts w:ascii="宋体" w:eastAsia="宋体" w:hAnsi="宋体" w:hint="eastAsia"/>
          <w:sz w:val="24"/>
          <w:szCs w:val="24"/>
        </w:rPr>
        <w:t>旨在改善原有医疗系统中</w:t>
      </w:r>
      <w:del w:id="2" w:author="sszhu" w:date="2019-04-26T06:40:00Z">
        <w:r w:rsidDel="00E21173">
          <w:rPr>
            <w:rFonts w:ascii="宋体" w:eastAsia="宋体" w:hAnsi="宋体" w:hint="eastAsia"/>
            <w:sz w:val="24"/>
            <w:szCs w:val="24"/>
          </w:rPr>
          <w:delText>的</w:delText>
        </w:r>
      </w:del>
      <w:r>
        <w:rPr>
          <w:rFonts w:ascii="宋体" w:eastAsia="宋体" w:hAnsi="宋体" w:hint="eastAsia"/>
          <w:sz w:val="24"/>
          <w:szCs w:val="24"/>
        </w:rPr>
        <w:t>电子医疗数据的存取、共享方式。系统引入去中心化分布式数据存储服务，并利用以太坊平台所提供的区块链服务，</w:t>
      </w:r>
      <w:ins w:id="3" w:author="sszhu" w:date="2019-04-26T06:41:00Z">
        <w:r w:rsidR="00E21173" w:rsidRPr="00E21173">
          <w:rPr>
            <w:rFonts w:ascii="宋体" w:eastAsia="宋体" w:hAnsi="宋体" w:hint="eastAsia"/>
            <w:sz w:val="24"/>
            <w:szCs w:val="24"/>
            <w:highlight w:val="yellow"/>
            <w:rPrChange w:id="4" w:author="sszhu" w:date="2019-04-26T06:43:00Z">
              <w:rPr>
                <w:rFonts w:ascii="宋体" w:eastAsia="宋体" w:hAnsi="宋体" w:hint="eastAsia"/>
                <w:sz w:val="24"/>
                <w:szCs w:val="24"/>
              </w:rPr>
            </w:rPrChange>
          </w:rPr>
          <w:t>采用</w:t>
        </w:r>
      </w:ins>
      <w:ins w:id="5" w:author="sszhu" w:date="2019-04-26T06:42:00Z">
        <w:r w:rsidR="00E21173" w:rsidRPr="00E21173">
          <w:rPr>
            <w:rFonts w:ascii="宋体" w:eastAsia="宋体" w:hAnsi="宋体" w:hint="eastAsia"/>
            <w:sz w:val="24"/>
            <w:szCs w:val="24"/>
            <w:highlight w:val="yellow"/>
            <w:rPrChange w:id="6" w:author="sszhu" w:date="2019-04-26T06:43:00Z">
              <w:rPr>
                <w:rFonts w:ascii="宋体" w:eastAsia="宋体" w:hAnsi="宋体" w:hint="eastAsia"/>
                <w:sz w:val="24"/>
                <w:szCs w:val="24"/>
              </w:rPr>
            </w:rPrChange>
          </w:rPr>
          <w:t>。。。。。技术，或创新性改进什么算法或模型等等，都可以写在这里，</w:t>
        </w:r>
      </w:ins>
      <w:ins w:id="7" w:author="sszhu" w:date="2019-04-26T06:43:00Z">
        <w:r w:rsidR="00E21173">
          <w:rPr>
            <w:rFonts w:ascii="宋体" w:eastAsia="宋体" w:hAnsi="宋体" w:hint="eastAsia"/>
            <w:sz w:val="24"/>
            <w:szCs w:val="24"/>
            <w:highlight w:val="yellow"/>
          </w:rPr>
          <w:t>否则，摘要感觉没做什么东西。。。。</w:t>
        </w:r>
      </w:ins>
      <w:r>
        <w:rPr>
          <w:rFonts w:ascii="宋体" w:eastAsia="宋体" w:hAnsi="宋体" w:hint="eastAsia"/>
          <w:sz w:val="24"/>
          <w:szCs w:val="24"/>
        </w:rPr>
        <w:t>从而实现电子医疗数据能在具有很高的安全性下进行存储、共享，从而实现对患者的隐私保护。经过实践，这一套子系统在实现医疗数据共享的同</w:t>
      </w:r>
      <w:del w:id="8" w:author="sszhu" w:date="2019-04-26T06:41:00Z">
        <w:r w:rsidDel="00E21173">
          <w:rPr>
            <w:rFonts w:ascii="宋体" w:eastAsia="宋体" w:hAnsi="宋体" w:hint="eastAsia"/>
            <w:sz w:val="24"/>
            <w:szCs w:val="24"/>
          </w:rPr>
          <w:delText>事</w:delText>
        </w:r>
      </w:del>
      <w:ins w:id="9" w:author="sszhu" w:date="2019-04-26T06:41:00Z">
        <w:r w:rsidR="00E21173">
          <w:rPr>
            <w:rFonts w:ascii="宋体" w:eastAsia="宋体" w:hAnsi="宋体" w:hint="eastAsia"/>
            <w:sz w:val="24"/>
            <w:szCs w:val="24"/>
          </w:rPr>
          <w:t>时</w:t>
        </w:r>
      </w:ins>
      <w:r>
        <w:rPr>
          <w:rFonts w:ascii="宋体" w:eastAsia="宋体" w:hAnsi="宋体" w:hint="eastAsia"/>
          <w:sz w:val="24"/>
          <w:szCs w:val="24"/>
        </w:rPr>
        <w:t>能够保证极高的安全性，换言之，对患者隐私的保护程度是极高的。</w:t>
      </w:r>
    </w:p>
    <w:p w14:paraId="44E5F26A" w14:textId="77777777" w:rsidR="008C1382" w:rsidRDefault="008C1382" w:rsidP="008C1382">
      <w:pPr>
        <w:rPr>
          <w:rFonts w:ascii="宋体" w:eastAsia="宋体" w:hAnsi="宋体"/>
          <w:sz w:val="24"/>
          <w:szCs w:val="24"/>
        </w:rPr>
      </w:pPr>
      <w:r w:rsidRPr="00D37E9B">
        <w:rPr>
          <w:rStyle w:val="content02"/>
          <w:rFonts w:ascii="黑体" w:eastAsia="黑体" w:hAnsi="黑体" w:cs="Times New Roman" w:hint="eastAsia"/>
          <w:kern w:val="2"/>
          <w:sz w:val="24"/>
          <w:szCs w:val="24"/>
        </w:rPr>
        <w:t>关键词：</w:t>
      </w:r>
      <w:bookmarkStart w:id="10" w:name="OLE_LINK1"/>
      <w:r>
        <w:rPr>
          <w:rFonts w:ascii="宋体" w:eastAsia="宋体" w:hAnsi="宋体" w:hint="eastAsia"/>
          <w:sz w:val="24"/>
          <w:szCs w:val="24"/>
        </w:rPr>
        <w:t>医疗数据；区块链；隐私保护；共享</w:t>
      </w:r>
    </w:p>
    <w:bookmarkEnd w:id="10"/>
    <w:p w14:paraId="4491ACF1" w14:textId="77777777" w:rsidR="008C1382" w:rsidRDefault="008C1382" w:rsidP="008C1382">
      <w:pPr>
        <w:rPr>
          <w:rFonts w:ascii="宋体" w:eastAsia="宋体" w:hAnsi="宋体"/>
          <w:sz w:val="24"/>
          <w:szCs w:val="24"/>
        </w:rPr>
      </w:pPr>
    </w:p>
    <w:p w14:paraId="23A46AA0" w14:textId="7735669C" w:rsidR="00F56C77" w:rsidRDefault="00F56C77" w:rsidP="008C1382">
      <w:pPr>
        <w:rPr>
          <w:rFonts w:ascii="宋体" w:eastAsia="宋体" w:hAnsi="宋体"/>
          <w:sz w:val="24"/>
          <w:szCs w:val="24"/>
        </w:rPr>
      </w:pPr>
    </w:p>
    <w:p w14:paraId="56AE58D8" w14:textId="77777777" w:rsidR="00F56C77" w:rsidRDefault="00F56C77">
      <w:pPr>
        <w:spacing w:after="0" w:line="240" w:lineRule="auto"/>
        <w:rPr>
          <w:rFonts w:ascii="宋体" w:eastAsia="宋体" w:hAnsi="宋体"/>
          <w:sz w:val="24"/>
          <w:szCs w:val="24"/>
        </w:rPr>
      </w:pPr>
      <w:r>
        <w:rPr>
          <w:rFonts w:ascii="宋体" w:eastAsia="宋体" w:hAnsi="宋体"/>
          <w:sz w:val="24"/>
          <w:szCs w:val="24"/>
        </w:rPr>
        <w:br w:type="page"/>
      </w:r>
    </w:p>
    <w:p w14:paraId="370C8ACB" w14:textId="3A2758F2" w:rsidR="008C1382" w:rsidRPr="00EB6528" w:rsidRDefault="00F56C77" w:rsidP="00EB6528">
      <w:pPr>
        <w:widowControl w:val="0"/>
        <w:spacing w:after="0" w:line="300" w:lineRule="auto"/>
        <w:jc w:val="center"/>
        <w:rPr>
          <w:rFonts w:ascii="黑体" w:eastAsia="黑体" w:hAnsi="黑体" w:cs="Times New Roman"/>
          <w:b/>
          <w:kern w:val="2"/>
          <w:sz w:val="44"/>
          <w:szCs w:val="20"/>
        </w:rPr>
      </w:pPr>
      <w:r w:rsidRPr="00EB6528">
        <w:rPr>
          <w:rFonts w:ascii="黑体" w:eastAsia="黑体" w:hAnsi="黑体" w:cs="Times New Roman" w:hint="eastAsia"/>
          <w:b/>
          <w:kern w:val="2"/>
          <w:sz w:val="44"/>
          <w:szCs w:val="20"/>
        </w:rPr>
        <w:lastRenderedPageBreak/>
        <w:t xml:space="preserve">Design and implement of </w:t>
      </w:r>
      <w:r w:rsidR="00EB6528">
        <w:rPr>
          <w:rFonts w:ascii="黑体" w:eastAsia="黑体" w:hAnsi="黑体" w:cs="Times New Roman"/>
          <w:b/>
          <w:kern w:val="2"/>
          <w:sz w:val="44"/>
          <w:szCs w:val="20"/>
        </w:rPr>
        <w:t>medical</w:t>
      </w:r>
      <w:r w:rsidRPr="00EB6528">
        <w:rPr>
          <w:rFonts w:ascii="黑体" w:eastAsia="黑体" w:hAnsi="黑体" w:cs="Times New Roman"/>
          <w:b/>
          <w:kern w:val="2"/>
          <w:sz w:val="44"/>
          <w:szCs w:val="20"/>
        </w:rPr>
        <w:t xml:space="preserve"> data sharing and privacy protection model</w:t>
      </w:r>
      <w:r w:rsidR="00EB6528" w:rsidRPr="00EB6528">
        <w:rPr>
          <w:rFonts w:ascii="黑体" w:eastAsia="黑体" w:hAnsi="黑体" w:cs="Times New Roman" w:hint="eastAsia"/>
          <w:b/>
          <w:kern w:val="2"/>
          <w:sz w:val="44"/>
          <w:szCs w:val="20"/>
        </w:rPr>
        <w:t xml:space="preserve"> based on </w:t>
      </w:r>
      <w:r w:rsidR="00EB6528" w:rsidRPr="00EB6528">
        <w:rPr>
          <w:rFonts w:ascii="黑体" w:eastAsia="黑体" w:hAnsi="黑体" w:cs="Times New Roman"/>
          <w:b/>
          <w:kern w:val="2"/>
          <w:sz w:val="44"/>
          <w:szCs w:val="20"/>
        </w:rPr>
        <w:t>Blockchain</w:t>
      </w:r>
    </w:p>
    <w:p w14:paraId="759B4421" w14:textId="6A1E90D8" w:rsidR="00C8792F" w:rsidRDefault="00C8792F" w:rsidP="00EB6528">
      <w:pPr>
        <w:jc w:val="center"/>
        <w:rPr>
          <w:rFonts w:ascii="宋体" w:eastAsia="宋体" w:hAnsi="宋体"/>
          <w:b/>
          <w:sz w:val="24"/>
          <w:szCs w:val="24"/>
        </w:rPr>
      </w:pPr>
    </w:p>
    <w:p w14:paraId="31A78D41" w14:textId="03E2C7D7" w:rsidR="00EB6528" w:rsidRPr="00EB6528" w:rsidRDefault="00EB6528" w:rsidP="00EB6528">
      <w:pPr>
        <w:jc w:val="center"/>
        <w:rPr>
          <w:rFonts w:ascii="Times New Roman" w:eastAsia="宋体" w:hAnsi="Times New Roman" w:cs="Times New Roman"/>
          <w:b/>
          <w:sz w:val="36"/>
          <w:szCs w:val="36"/>
        </w:rPr>
      </w:pPr>
      <w:r w:rsidRPr="00EB6528">
        <w:rPr>
          <w:rFonts w:ascii="Times New Roman" w:eastAsia="宋体" w:hAnsi="Times New Roman" w:cs="Times New Roman"/>
          <w:b/>
          <w:sz w:val="36"/>
          <w:szCs w:val="36"/>
        </w:rPr>
        <w:t>Abstract</w:t>
      </w:r>
    </w:p>
    <w:p w14:paraId="522A82A0" w14:textId="77777777" w:rsidR="00EB6528" w:rsidRPr="00EB6528" w:rsidRDefault="00EB6528" w:rsidP="00EB6528">
      <w:pPr>
        <w:rPr>
          <w:b/>
        </w:rPr>
      </w:pPr>
    </w:p>
    <w:p w14:paraId="2F2FABE0" w14:textId="199769CC" w:rsidR="00EB6528" w:rsidRPr="00C11431" w:rsidRDefault="00EB6528" w:rsidP="00EB6528">
      <w:pPr>
        <w:rPr>
          <w:rFonts w:ascii="Times New Roman" w:hAnsi="Times New Roman" w:cs="Times New Roman"/>
          <w:color w:val="FF0000"/>
          <w:sz w:val="24"/>
          <w:szCs w:val="24"/>
          <w:rPrChange w:id="11" w:author="sszhu" w:date="2019-04-26T06:44:00Z">
            <w:rPr>
              <w:rFonts w:ascii="Times New Roman" w:hAnsi="Times New Roman" w:cs="Times New Roman"/>
              <w:sz w:val="24"/>
              <w:szCs w:val="24"/>
            </w:rPr>
          </w:rPrChange>
        </w:rPr>
      </w:pPr>
      <w:r w:rsidRPr="00EB6528">
        <w:rPr>
          <w:rFonts w:ascii="Times New Roman" w:hAnsi="Times New Roman" w:cs="Times New Roman" w:hint="eastAsia"/>
          <w:sz w:val="24"/>
          <w:szCs w:val="24"/>
        </w:rPr>
        <w:tab/>
      </w:r>
      <w:r w:rsidRPr="00C11431">
        <w:rPr>
          <w:rFonts w:ascii="Times New Roman" w:hAnsi="Times New Roman" w:cs="Times New Roman"/>
          <w:color w:val="FF0000"/>
          <w:sz w:val="24"/>
          <w:szCs w:val="24"/>
          <w:highlight w:val="yellow"/>
          <w:rPrChange w:id="12" w:author="sszhu" w:date="2019-04-26T06:44:00Z">
            <w:rPr>
              <w:rFonts w:ascii="Times New Roman" w:hAnsi="Times New Roman" w:cs="Times New Roman"/>
              <w:sz w:val="24"/>
              <w:szCs w:val="24"/>
            </w:rPr>
          </w:rPrChange>
        </w:rPr>
        <w:t>This system is an optimized and redesign system with Blockchain implement of Collaborative Diagnosis and Treatment Medical System aiming at optimizing the way original medical data access and sharing did in old medical system. This system uses decentralized database service and Ethereum blockchain service to access and share me</w:t>
      </w:r>
      <w:r w:rsidR="00550E50" w:rsidRPr="00C11431">
        <w:rPr>
          <w:rFonts w:ascii="Times New Roman" w:hAnsi="Times New Roman" w:cs="Times New Roman"/>
          <w:color w:val="FF0000"/>
          <w:sz w:val="24"/>
          <w:szCs w:val="24"/>
          <w:highlight w:val="yellow"/>
          <w:rPrChange w:id="13" w:author="sszhu" w:date="2019-04-26T06:44:00Z">
            <w:rPr>
              <w:rFonts w:ascii="Times New Roman" w:hAnsi="Times New Roman" w:cs="Times New Roman"/>
              <w:sz w:val="24"/>
              <w:szCs w:val="24"/>
            </w:rPr>
          </w:rPrChange>
        </w:rPr>
        <w:t xml:space="preserve">dical data in a very high security level </w:t>
      </w:r>
      <w:proofErr w:type="gramStart"/>
      <w:r w:rsidR="00550E50" w:rsidRPr="00C11431">
        <w:rPr>
          <w:rFonts w:ascii="Times New Roman" w:hAnsi="Times New Roman" w:cs="Times New Roman"/>
          <w:color w:val="FF0000"/>
          <w:sz w:val="24"/>
          <w:szCs w:val="24"/>
          <w:highlight w:val="yellow"/>
          <w:rPrChange w:id="14" w:author="sszhu" w:date="2019-04-26T06:44:00Z">
            <w:rPr>
              <w:rFonts w:ascii="Times New Roman" w:hAnsi="Times New Roman" w:cs="Times New Roman"/>
              <w:sz w:val="24"/>
              <w:szCs w:val="24"/>
            </w:rPr>
          </w:rPrChange>
        </w:rPr>
        <w:t>in order to</w:t>
      </w:r>
      <w:proofErr w:type="gramEnd"/>
      <w:r w:rsidR="00550E50" w:rsidRPr="00C11431">
        <w:rPr>
          <w:rFonts w:ascii="Times New Roman" w:hAnsi="Times New Roman" w:cs="Times New Roman"/>
          <w:color w:val="FF0000"/>
          <w:sz w:val="24"/>
          <w:szCs w:val="24"/>
          <w:highlight w:val="yellow"/>
          <w:rPrChange w:id="15" w:author="sszhu" w:date="2019-04-26T06:44:00Z">
            <w:rPr>
              <w:rFonts w:ascii="Times New Roman" w:hAnsi="Times New Roman" w:cs="Times New Roman"/>
              <w:sz w:val="24"/>
              <w:szCs w:val="24"/>
            </w:rPr>
          </w:rPrChange>
        </w:rPr>
        <w:t xml:space="preserve"> protect patient’s privacy. Practice shows that this subsystem has a very high security level when accessing medical data, which is greatly usefully for protecting patient’s </w:t>
      </w:r>
      <w:proofErr w:type="gramStart"/>
      <w:r w:rsidR="00550E50" w:rsidRPr="00C11431">
        <w:rPr>
          <w:rFonts w:ascii="Times New Roman" w:hAnsi="Times New Roman" w:cs="Times New Roman"/>
          <w:color w:val="FF0000"/>
          <w:sz w:val="24"/>
          <w:szCs w:val="24"/>
          <w:highlight w:val="yellow"/>
          <w:rPrChange w:id="16" w:author="sszhu" w:date="2019-04-26T06:44:00Z">
            <w:rPr>
              <w:rFonts w:ascii="Times New Roman" w:hAnsi="Times New Roman" w:cs="Times New Roman"/>
              <w:sz w:val="24"/>
              <w:szCs w:val="24"/>
            </w:rPr>
          </w:rPrChange>
        </w:rPr>
        <w:t>privacy.</w:t>
      </w:r>
      <w:ins w:id="17" w:author="sszhu" w:date="2019-04-26T06:44:00Z">
        <w:r w:rsidR="00C11431">
          <w:rPr>
            <w:rFonts w:ascii="Times New Roman" w:hAnsi="Times New Roman" w:cs="Times New Roman" w:hint="eastAsia"/>
            <w:color w:val="FF0000"/>
            <w:sz w:val="24"/>
            <w:szCs w:val="24"/>
            <w:highlight w:val="yellow"/>
          </w:rPr>
          <w:t>（</w:t>
        </w:r>
        <w:proofErr w:type="gramEnd"/>
        <w:r w:rsidR="00C11431">
          <w:rPr>
            <w:rFonts w:ascii="Times New Roman" w:hAnsi="Times New Roman" w:cs="Times New Roman" w:hint="eastAsia"/>
            <w:color w:val="FF0000"/>
            <w:sz w:val="24"/>
            <w:szCs w:val="24"/>
            <w:highlight w:val="yellow"/>
          </w:rPr>
          <w:t>摘要定稿后再翻译）</w:t>
        </w:r>
      </w:ins>
      <w:r w:rsidR="00550E50" w:rsidRPr="00C11431">
        <w:rPr>
          <w:rFonts w:ascii="Times New Roman" w:hAnsi="Times New Roman" w:cs="Times New Roman"/>
          <w:color w:val="FF0000"/>
          <w:sz w:val="24"/>
          <w:szCs w:val="24"/>
          <w:rPrChange w:id="18" w:author="sszhu" w:date="2019-04-26T06:44:00Z">
            <w:rPr>
              <w:rFonts w:ascii="Times New Roman" w:hAnsi="Times New Roman" w:cs="Times New Roman"/>
              <w:sz w:val="24"/>
              <w:szCs w:val="24"/>
            </w:rPr>
          </w:rPrChange>
        </w:rPr>
        <w:t xml:space="preserve"> </w:t>
      </w:r>
    </w:p>
    <w:p w14:paraId="34287FF9" w14:textId="10C236D2" w:rsidR="00550E50" w:rsidRPr="00EB6528" w:rsidRDefault="00550E50" w:rsidP="00EB6528">
      <w:pPr>
        <w:rPr>
          <w:rFonts w:ascii="Times New Roman" w:hAnsi="Times New Roman" w:cs="Times New Roman"/>
          <w:sz w:val="24"/>
          <w:szCs w:val="24"/>
        </w:rPr>
      </w:pPr>
      <w:r>
        <w:rPr>
          <w:rFonts w:ascii="Times New Roman" w:hAnsi="Times New Roman" w:cs="Times New Roman"/>
          <w:sz w:val="24"/>
          <w:szCs w:val="24"/>
        </w:rPr>
        <w:t>Keywords: Medical data, Blockchain, Privacy protection, Sharing</w:t>
      </w:r>
    </w:p>
    <w:p w14:paraId="52E1883A" w14:textId="77777777" w:rsidR="00EB6528" w:rsidRPr="00EB6528" w:rsidRDefault="00EB6528" w:rsidP="00EB6528">
      <w:pPr>
        <w:rPr>
          <w:rFonts w:ascii="Times New Roman" w:hAnsi="Times New Roman" w:cs="Times New Roman"/>
          <w:sz w:val="24"/>
          <w:szCs w:val="24"/>
        </w:rPr>
      </w:pPr>
    </w:p>
    <w:p w14:paraId="17BA4A87" w14:textId="5E922141" w:rsidR="00550E50" w:rsidRDefault="00550E50" w:rsidP="00EB6528">
      <w:pPr>
        <w:rPr>
          <w:rFonts w:ascii="Times New Roman" w:hAnsi="Times New Roman" w:cs="Times New Roman"/>
          <w:sz w:val="24"/>
          <w:szCs w:val="24"/>
        </w:rPr>
      </w:pPr>
    </w:p>
    <w:p w14:paraId="00615A64" w14:textId="77777777" w:rsidR="008224AF" w:rsidRDefault="00550E50" w:rsidP="008224AF">
      <w:pPr>
        <w:pStyle w:val="TOC"/>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b w:val="0"/>
          <w:bCs w:val="0"/>
          <w:color w:val="auto"/>
          <w:sz w:val="22"/>
          <w:szCs w:val="22"/>
          <w:lang w:val="zh-CN"/>
        </w:rPr>
        <w:id w:val="1088043030"/>
        <w:docPartObj>
          <w:docPartGallery w:val="Table of Contents"/>
          <w:docPartUnique/>
        </w:docPartObj>
      </w:sdtPr>
      <w:sdtEndPr>
        <w:rPr>
          <w:noProof/>
          <w:lang w:val="en-US"/>
        </w:rPr>
      </w:sdtEndPr>
      <w:sdtContent>
        <w:p w14:paraId="77FB9B5E" w14:textId="6E73959F" w:rsidR="008224AF" w:rsidRDefault="008224AF" w:rsidP="008224AF">
          <w:pPr>
            <w:pStyle w:val="TOC"/>
            <w:rPr>
              <w:rFonts w:hint="eastAsia"/>
            </w:rPr>
          </w:pPr>
          <w:r>
            <w:rPr>
              <w:lang w:val="zh-CN"/>
            </w:rPr>
            <w:t>目录</w:t>
          </w:r>
          <w:ins w:id="19" w:author="sszhu" w:date="2019-04-26T07:11:00Z">
            <w:r w:rsidR="00021C0C" w:rsidRPr="00021C0C">
              <w:rPr>
                <w:rFonts w:hint="eastAsia"/>
                <w:color w:val="FF0000"/>
                <w:highlight w:val="yellow"/>
                <w:lang w:val="zh-CN"/>
                <w:rPrChange w:id="20" w:author="sszhu" w:date="2019-04-26T07:12:00Z">
                  <w:rPr>
                    <w:rFonts w:hint="eastAsia"/>
                    <w:lang w:val="zh-CN"/>
                  </w:rPr>
                </w:rPrChange>
              </w:rPr>
              <w:t>(目录须与</w:t>
            </w:r>
          </w:ins>
          <w:ins w:id="21" w:author="sszhu" w:date="2019-04-26T07:12:00Z">
            <w:r w:rsidR="00021C0C" w:rsidRPr="00021C0C">
              <w:rPr>
                <w:rFonts w:hint="eastAsia"/>
                <w:color w:val="FF0000"/>
                <w:highlight w:val="yellow"/>
                <w:lang w:val="zh-CN"/>
                <w:rPrChange w:id="22" w:author="sszhu" w:date="2019-04-26T07:12:00Z">
                  <w:rPr>
                    <w:rFonts w:hint="eastAsia"/>
                    <w:lang w:val="zh-CN"/>
                  </w:rPr>
                </w:rPrChange>
              </w:rPr>
              <w:t>正文一致</w:t>
            </w:r>
            <w:r w:rsidR="00021C0C" w:rsidRPr="00021C0C">
              <w:rPr>
                <w:rFonts w:hint="eastAsia"/>
                <w:color w:val="FF0000"/>
                <w:highlight w:val="yellow"/>
                <w:lang w:val="zh-CN"/>
                <w:rPrChange w:id="23" w:author="sszhu" w:date="2019-04-26T07:12:00Z">
                  <w:rPr>
                    <w:rFonts w:hint="eastAsia"/>
                    <w:lang w:val="zh-CN"/>
                  </w:rPr>
                </w:rPrChange>
              </w:rPr>
              <w:t>)</w:t>
            </w:r>
          </w:ins>
        </w:p>
        <w:p w14:paraId="45D4AD64" w14:textId="77777777" w:rsidR="00EB6977" w:rsidRDefault="008224AF">
          <w:pPr>
            <w:pStyle w:val="TOC1"/>
            <w:tabs>
              <w:tab w:val="left" w:pos="440"/>
              <w:tab w:val="right" w:leader="dot" w:pos="8290"/>
            </w:tabs>
            <w:rPr>
              <w:rFonts w:asciiTheme="minorHAnsi" w:eastAsiaTheme="minorEastAsia"/>
              <w:b w:val="0"/>
              <w:bCs w:val="0"/>
              <w:noProof/>
              <w:color w:val="auto"/>
              <w:kern w:val="2"/>
            </w:rPr>
          </w:pPr>
          <w:r>
            <w:rPr>
              <w:b w:val="0"/>
              <w:bCs w:val="0"/>
            </w:rPr>
            <w:fldChar w:fldCharType="begin"/>
          </w:r>
          <w:r>
            <w:instrText>TOC \o "1-3" \h \z \u</w:instrText>
          </w:r>
          <w:r>
            <w:rPr>
              <w:b w:val="0"/>
              <w:bCs w:val="0"/>
            </w:rPr>
            <w:fldChar w:fldCharType="separate"/>
          </w:r>
          <w:hyperlink w:anchor="_Toc6996070" w:history="1">
            <w:r w:rsidR="00EB6977" w:rsidRPr="005C6519">
              <w:rPr>
                <w:rStyle w:val="af0"/>
                <w:noProof/>
              </w:rPr>
              <w:t>1</w:t>
            </w:r>
            <w:r w:rsidR="00EB6977">
              <w:rPr>
                <w:rFonts w:asciiTheme="minorHAnsi" w:eastAsiaTheme="minorEastAsia"/>
                <w:b w:val="0"/>
                <w:bCs w:val="0"/>
                <w:noProof/>
                <w:color w:val="auto"/>
                <w:kern w:val="2"/>
              </w:rPr>
              <w:tab/>
            </w:r>
            <w:r w:rsidR="00EB6977" w:rsidRPr="005C6519">
              <w:rPr>
                <w:rStyle w:val="af0"/>
                <w:noProof/>
              </w:rPr>
              <w:t>绪论</w:t>
            </w:r>
            <w:r w:rsidR="00EB6977">
              <w:rPr>
                <w:noProof/>
                <w:webHidden/>
              </w:rPr>
              <w:tab/>
            </w:r>
            <w:r w:rsidR="00EB6977">
              <w:rPr>
                <w:noProof/>
                <w:webHidden/>
              </w:rPr>
              <w:fldChar w:fldCharType="begin"/>
            </w:r>
            <w:r w:rsidR="00EB6977">
              <w:rPr>
                <w:noProof/>
                <w:webHidden/>
              </w:rPr>
              <w:instrText xml:space="preserve"> PAGEREF _Toc6996070 \h </w:instrText>
            </w:r>
            <w:r w:rsidR="00EB6977">
              <w:rPr>
                <w:noProof/>
                <w:webHidden/>
              </w:rPr>
            </w:r>
            <w:r w:rsidR="00EB6977">
              <w:rPr>
                <w:noProof/>
                <w:webHidden/>
              </w:rPr>
              <w:fldChar w:fldCharType="separate"/>
            </w:r>
            <w:r w:rsidR="00EB6977">
              <w:rPr>
                <w:noProof/>
                <w:webHidden/>
              </w:rPr>
              <w:t>4</w:t>
            </w:r>
            <w:r w:rsidR="00EB6977">
              <w:rPr>
                <w:noProof/>
                <w:webHidden/>
              </w:rPr>
              <w:fldChar w:fldCharType="end"/>
            </w:r>
          </w:hyperlink>
        </w:p>
        <w:p w14:paraId="0B0CA714" w14:textId="77777777" w:rsidR="00EB6977" w:rsidRDefault="00270AB8">
          <w:pPr>
            <w:pStyle w:val="TOC2"/>
            <w:tabs>
              <w:tab w:val="left" w:pos="660"/>
              <w:tab w:val="right" w:leader="dot" w:pos="8290"/>
            </w:tabs>
            <w:rPr>
              <w:rFonts w:eastAsiaTheme="minorEastAsia"/>
              <w:noProof/>
              <w:kern w:val="2"/>
              <w:sz w:val="24"/>
              <w:szCs w:val="24"/>
            </w:rPr>
          </w:pPr>
          <w:hyperlink w:anchor="_Toc6996071" w:history="1">
            <w:r w:rsidR="00EB6977" w:rsidRPr="005C6519">
              <w:rPr>
                <w:rStyle w:val="af0"/>
                <w:rFonts w:ascii="Times New Roman" w:eastAsia="黑体" w:hAnsi="Times New Roman" w:cs="Times New Roman"/>
                <w:noProof/>
                <w:lang w:val="x-none" w:eastAsia="x-none"/>
              </w:rPr>
              <w:t>1.1</w:t>
            </w:r>
            <w:r w:rsidR="00EB6977">
              <w:rPr>
                <w:rFonts w:eastAsiaTheme="minorEastAsia"/>
                <w:noProof/>
                <w:kern w:val="2"/>
                <w:sz w:val="24"/>
                <w:szCs w:val="24"/>
              </w:rPr>
              <w:tab/>
            </w:r>
            <w:r w:rsidR="00EB6977" w:rsidRPr="005C6519">
              <w:rPr>
                <w:rStyle w:val="af0"/>
                <w:rFonts w:ascii="Times New Roman" w:eastAsia="黑体" w:hAnsi="Times New Roman" w:cs="Times New Roman"/>
                <w:noProof/>
                <w:lang w:val="x-none" w:eastAsia="x-none"/>
              </w:rPr>
              <w:t>设计与实现的背景、目的和意义</w:t>
            </w:r>
            <w:r w:rsidR="00EB6977">
              <w:rPr>
                <w:noProof/>
                <w:webHidden/>
              </w:rPr>
              <w:tab/>
            </w:r>
            <w:r w:rsidR="00EB6977">
              <w:rPr>
                <w:noProof/>
                <w:webHidden/>
              </w:rPr>
              <w:fldChar w:fldCharType="begin"/>
            </w:r>
            <w:r w:rsidR="00EB6977">
              <w:rPr>
                <w:noProof/>
                <w:webHidden/>
              </w:rPr>
              <w:instrText xml:space="preserve"> PAGEREF _Toc6996071 \h </w:instrText>
            </w:r>
            <w:r w:rsidR="00EB6977">
              <w:rPr>
                <w:noProof/>
                <w:webHidden/>
              </w:rPr>
            </w:r>
            <w:r w:rsidR="00EB6977">
              <w:rPr>
                <w:noProof/>
                <w:webHidden/>
              </w:rPr>
              <w:fldChar w:fldCharType="separate"/>
            </w:r>
            <w:r w:rsidR="00EB6977">
              <w:rPr>
                <w:noProof/>
                <w:webHidden/>
              </w:rPr>
              <w:t>4</w:t>
            </w:r>
            <w:r w:rsidR="00EB6977">
              <w:rPr>
                <w:noProof/>
                <w:webHidden/>
              </w:rPr>
              <w:fldChar w:fldCharType="end"/>
            </w:r>
          </w:hyperlink>
        </w:p>
        <w:p w14:paraId="7F726442" w14:textId="77777777" w:rsidR="00EB6977" w:rsidRDefault="00270AB8">
          <w:pPr>
            <w:pStyle w:val="TOC2"/>
            <w:tabs>
              <w:tab w:val="left" w:pos="660"/>
              <w:tab w:val="right" w:leader="dot" w:pos="8290"/>
            </w:tabs>
            <w:rPr>
              <w:rFonts w:eastAsiaTheme="minorEastAsia"/>
              <w:noProof/>
              <w:kern w:val="2"/>
              <w:sz w:val="24"/>
              <w:szCs w:val="24"/>
            </w:rPr>
          </w:pPr>
          <w:hyperlink w:anchor="_Toc6996072" w:history="1">
            <w:r w:rsidR="00EB6977" w:rsidRPr="005C6519">
              <w:rPr>
                <w:rStyle w:val="af0"/>
                <w:rFonts w:ascii="Times New Roman" w:eastAsia="黑体" w:hAnsi="Times New Roman" w:cs="Times New Roman"/>
                <w:noProof/>
                <w:lang w:val="x-none" w:eastAsia="x-none"/>
              </w:rPr>
              <w:t>1.2</w:t>
            </w:r>
            <w:r w:rsidR="00EB6977">
              <w:rPr>
                <w:rFonts w:eastAsiaTheme="minorEastAsia"/>
                <w:noProof/>
                <w:kern w:val="2"/>
                <w:sz w:val="24"/>
                <w:szCs w:val="24"/>
              </w:rPr>
              <w:tab/>
            </w:r>
            <w:r w:rsidR="00EB6977" w:rsidRPr="005C6519">
              <w:rPr>
                <w:rStyle w:val="af0"/>
                <w:rFonts w:ascii="Times New Roman" w:eastAsia="黑体" w:hAnsi="Times New Roman" w:cs="Times New Roman"/>
                <w:noProof/>
                <w:lang w:val="x-none" w:eastAsia="x-none"/>
              </w:rPr>
              <w:t>国内外研究现状</w:t>
            </w:r>
            <w:r w:rsidR="00EB6977">
              <w:rPr>
                <w:noProof/>
                <w:webHidden/>
              </w:rPr>
              <w:tab/>
            </w:r>
            <w:r w:rsidR="00EB6977">
              <w:rPr>
                <w:noProof/>
                <w:webHidden/>
              </w:rPr>
              <w:fldChar w:fldCharType="begin"/>
            </w:r>
            <w:r w:rsidR="00EB6977">
              <w:rPr>
                <w:noProof/>
                <w:webHidden/>
              </w:rPr>
              <w:instrText xml:space="preserve"> PAGEREF _Toc6996072 \h </w:instrText>
            </w:r>
            <w:r w:rsidR="00EB6977">
              <w:rPr>
                <w:noProof/>
                <w:webHidden/>
              </w:rPr>
            </w:r>
            <w:r w:rsidR="00EB6977">
              <w:rPr>
                <w:noProof/>
                <w:webHidden/>
              </w:rPr>
              <w:fldChar w:fldCharType="separate"/>
            </w:r>
            <w:r w:rsidR="00EB6977">
              <w:rPr>
                <w:noProof/>
                <w:webHidden/>
              </w:rPr>
              <w:t>5</w:t>
            </w:r>
            <w:r w:rsidR="00EB6977">
              <w:rPr>
                <w:noProof/>
                <w:webHidden/>
              </w:rPr>
              <w:fldChar w:fldCharType="end"/>
            </w:r>
          </w:hyperlink>
        </w:p>
        <w:p w14:paraId="627D2871" w14:textId="77777777" w:rsidR="00EB6977" w:rsidRDefault="00270AB8">
          <w:pPr>
            <w:pStyle w:val="TOC2"/>
            <w:tabs>
              <w:tab w:val="left" w:pos="660"/>
              <w:tab w:val="right" w:leader="dot" w:pos="8290"/>
            </w:tabs>
            <w:rPr>
              <w:rFonts w:eastAsiaTheme="minorEastAsia"/>
              <w:noProof/>
              <w:kern w:val="2"/>
              <w:sz w:val="24"/>
              <w:szCs w:val="24"/>
            </w:rPr>
          </w:pPr>
          <w:hyperlink w:anchor="_Toc6996073" w:history="1">
            <w:r w:rsidR="00EB6977" w:rsidRPr="005C6519">
              <w:rPr>
                <w:rStyle w:val="af0"/>
                <w:rFonts w:ascii="Times New Roman" w:eastAsia="黑体" w:hAnsi="Times New Roman" w:cs="Times New Roman"/>
                <w:noProof/>
                <w:lang w:val="x-none" w:eastAsia="x-none"/>
              </w:rPr>
              <w:t>1.3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论文内容与组织</w:t>
            </w:r>
            <w:r w:rsidR="00EB6977">
              <w:rPr>
                <w:noProof/>
                <w:webHidden/>
              </w:rPr>
              <w:tab/>
            </w:r>
            <w:r w:rsidR="00EB6977">
              <w:rPr>
                <w:noProof/>
                <w:webHidden/>
              </w:rPr>
              <w:fldChar w:fldCharType="begin"/>
            </w:r>
            <w:r w:rsidR="00EB6977">
              <w:rPr>
                <w:noProof/>
                <w:webHidden/>
              </w:rPr>
              <w:instrText xml:space="preserve"> PAGEREF _Toc6996073 \h </w:instrText>
            </w:r>
            <w:r w:rsidR="00EB6977">
              <w:rPr>
                <w:noProof/>
                <w:webHidden/>
              </w:rPr>
            </w:r>
            <w:r w:rsidR="00EB6977">
              <w:rPr>
                <w:noProof/>
                <w:webHidden/>
              </w:rPr>
              <w:fldChar w:fldCharType="separate"/>
            </w:r>
            <w:r w:rsidR="00EB6977">
              <w:rPr>
                <w:noProof/>
                <w:webHidden/>
              </w:rPr>
              <w:t>6</w:t>
            </w:r>
            <w:r w:rsidR="00EB6977">
              <w:rPr>
                <w:noProof/>
                <w:webHidden/>
              </w:rPr>
              <w:fldChar w:fldCharType="end"/>
            </w:r>
          </w:hyperlink>
        </w:p>
        <w:p w14:paraId="7685699D" w14:textId="77777777" w:rsidR="00EB6977" w:rsidRDefault="00270AB8">
          <w:pPr>
            <w:pStyle w:val="TOC1"/>
            <w:tabs>
              <w:tab w:val="right" w:leader="dot" w:pos="8290"/>
            </w:tabs>
            <w:rPr>
              <w:rFonts w:asciiTheme="minorHAnsi" w:eastAsiaTheme="minorEastAsia"/>
              <w:b w:val="0"/>
              <w:bCs w:val="0"/>
              <w:noProof/>
              <w:color w:val="auto"/>
              <w:kern w:val="2"/>
            </w:rPr>
          </w:pPr>
          <w:hyperlink w:anchor="_Toc6996074" w:history="1">
            <w:r w:rsidR="00EB6977" w:rsidRPr="005C6519">
              <w:rPr>
                <w:rStyle w:val="af0"/>
                <w:noProof/>
              </w:rPr>
              <w:t>2 区块链相关理论</w:t>
            </w:r>
            <w:r w:rsidR="00EB6977">
              <w:rPr>
                <w:noProof/>
                <w:webHidden/>
              </w:rPr>
              <w:tab/>
            </w:r>
            <w:r w:rsidR="00EB6977">
              <w:rPr>
                <w:noProof/>
                <w:webHidden/>
              </w:rPr>
              <w:fldChar w:fldCharType="begin"/>
            </w:r>
            <w:r w:rsidR="00EB6977">
              <w:rPr>
                <w:noProof/>
                <w:webHidden/>
              </w:rPr>
              <w:instrText xml:space="preserve"> PAGEREF _Toc6996074 \h </w:instrText>
            </w:r>
            <w:r w:rsidR="00EB6977">
              <w:rPr>
                <w:noProof/>
                <w:webHidden/>
              </w:rPr>
            </w:r>
            <w:r w:rsidR="00EB6977">
              <w:rPr>
                <w:noProof/>
                <w:webHidden/>
              </w:rPr>
              <w:fldChar w:fldCharType="separate"/>
            </w:r>
            <w:r w:rsidR="00EB6977">
              <w:rPr>
                <w:noProof/>
                <w:webHidden/>
              </w:rPr>
              <w:t>6</w:t>
            </w:r>
            <w:r w:rsidR="00EB6977">
              <w:rPr>
                <w:noProof/>
                <w:webHidden/>
              </w:rPr>
              <w:fldChar w:fldCharType="end"/>
            </w:r>
          </w:hyperlink>
        </w:p>
        <w:p w14:paraId="7731A1D2" w14:textId="77777777" w:rsidR="00EB6977" w:rsidRDefault="00270AB8">
          <w:pPr>
            <w:pStyle w:val="TOC2"/>
            <w:tabs>
              <w:tab w:val="left" w:pos="660"/>
              <w:tab w:val="right" w:leader="dot" w:pos="8290"/>
            </w:tabs>
            <w:rPr>
              <w:rFonts w:eastAsiaTheme="minorEastAsia"/>
              <w:noProof/>
              <w:kern w:val="2"/>
              <w:sz w:val="24"/>
              <w:szCs w:val="24"/>
            </w:rPr>
          </w:pPr>
          <w:hyperlink w:anchor="_Toc6996075" w:history="1">
            <w:r w:rsidR="00EB6977" w:rsidRPr="005C6519">
              <w:rPr>
                <w:rStyle w:val="af0"/>
                <w:rFonts w:ascii="Times New Roman" w:eastAsia="黑体" w:hAnsi="Times New Roman" w:cs="Times New Roman"/>
                <w:noProof/>
              </w:rPr>
              <w:t>2.1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区块链</w:t>
            </w:r>
            <w:r w:rsidR="00EB6977">
              <w:rPr>
                <w:noProof/>
                <w:webHidden/>
              </w:rPr>
              <w:tab/>
            </w:r>
            <w:r w:rsidR="00EB6977">
              <w:rPr>
                <w:noProof/>
                <w:webHidden/>
              </w:rPr>
              <w:fldChar w:fldCharType="begin"/>
            </w:r>
            <w:r w:rsidR="00EB6977">
              <w:rPr>
                <w:noProof/>
                <w:webHidden/>
              </w:rPr>
              <w:instrText xml:space="preserve"> PAGEREF _Toc6996075 \h </w:instrText>
            </w:r>
            <w:r w:rsidR="00EB6977">
              <w:rPr>
                <w:noProof/>
                <w:webHidden/>
              </w:rPr>
            </w:r>
            <w:r w:rsidR="00EB6977">
              <w:rPr>
                <w:noProof/>
                <w:webHidden/>
              </w:rPr>
              <w:fldChar w:fldCharType="separate"/>
            </w:r>
            <w:r w:rsidR="00EB6977">
              <w:rPr>
                <w:noProof/>
                <w:webHidden/>
              </w:rPr>
              <w:t>6</w:t>
            </w:r>
            <w:r w:rsidR="00EB6977">
              <w:rPr>
                <w:noProof/>
                <w:webHidden/>
              </w:rPr>
              <w:fldChar w:fldCharType="end"/>
            </w:r>
          </w:hyperlink>
        </w:p>
        <w:p w14:paraId="4619E3CF" w14:textId="77777777" w:rsidR="00EB6977" w:rsidRDefault="00270AB8">
          <w:pPr>
            <w:pStyle w:val="TOC2"/>
            <w:tabs>
              <w:tab w:val="left" w:pos="880"/>
              <w:tab w:val="right" w:leader="dot" w:pos="8290"/>
            </w:tabs>
            <w:rPr>
              <w:rFonts w:eastAsiaTheme="minorEastAsia"/>
              <w:noProof/>
              <w:kern w:val="2"/>
              <w:sz w:val="24"/>
              <w:szCs w:val="24"/>
            </w:rPr>
          </w:pPr>
          <w:hyperlink w:anchor="_Toc6996076" w:history="1">
            <w:r w:rsidR="00EB6977" w:rsidRPr="005C6519">
              <w:rPr>
                <w:rStyle w:val="af0"/>
                <w:rFonts w:ascii="Times New Roman" w:eastAsia="黑体" w:hAnsi="Times New Roman" w:cs="Times New Roman"/>
                <w:noProof/>
              </w:rPr>
              <w:t>2.1.1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分布式账本</w:t>
            </w:r>
            <w:r w:rsidR="00EB6977">
              <w:rPr>
                <w:noProof/>
                <w:webHidden/>
              </w:rPr>
              <w:tab/>
            </w:r>
            <w:r w:rsidR="00EB6977">
              <w:rPr>
                <w:noProof/>
                <w:webHidden/>
              </w:rPr>
              <w:fldChar w:fldCharType="begin"/>
            </w:r>
            <w:r w:rsidR="00EB6977">
              <w:rPr>
                <w:noProof/>
                <w:webHidden/>
              </w:rPr>
              <w:instrText xml:space="preserve"> PAGEREF _Toc6996076 \h </w:instrText>
            </w:r>
            <w:r w:rsidR="00EB6977">
              <w:rPr>
                <w:noProof/>
                <w:webHidden/>
              </w:rPr>
            </w:r>
            <w:r w:rsidR="00EB6977">
              <w:rPr>
                <w:noProof/>
                <w:webHidden/>
              </w:rPr>
              <w:fldChar w:fldCharType="separate"/>
            </w:r>
            <w:r w:rsidR="00EB6977">
              <w:rPr>
                <w:noProof/>
                <w:webHidden/>
              </w:rPr>
              <w:t>7</w:t>
            </w:r>
            <w:r w:rsidR="00EB6977">
              <w:rPr>
                <w:noProof/>
                <w:webHidden/>
              </w:rPr>
              <w:fldChar w:fldCharType="end"/>
            </w:r>
          </w:hyperlink>
        </w:p>
        <w:p w14:paraId="6A45530A" w14:textId="77777777" w:rsidR="00EB6977" w:rsidRDefault="00270AB8">
          <w:pPr>
            <w:pStyle w:val="TOC2"/>
            <w:tabs>
              <w:tab w:val="left" w:pos="880"/>
              <w:tab w:val="right" w:leader="dot" w:pos="8290"/>
            </w:tabs>
            <w:rPr>
              <w:rFonts w:eastAsiaTheme="minorEastAsia"/>
              <w:noProof/>
              <w:kern w:val="2"/>
              <w:sz w:val="24"/>
              <w:szCs w:val="24"/>
            </w:rPr>
          </w:pPr>
          <w:hyperlink w:anchor="_Toc6996077" w:history="1">
            <w:r w:rsidR="00EB6977" w:rsidRPr="005C6519">
              <w:rPr>
                <w:rStyle w:val="af0"/>
                <w:rFonts w:ascii="Times New Roman" w:eastAsia="黑体" w:hAnsi="Times New Roman" w:cs="Times New Roman"/>
                <w:noProof/>
              </w:rPr>
              <w:t>2.1.2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非对称加密和授权技术</w:t>
            </w:r>
            <w:r w:rsidR="00EB6977">
              <w:rPr>
                <w:noProof/>
                <w:webHidden/>
              </w:rPr>
              <w:tab/>
            </w:r>
            <w:r w:rsidR="00EB6977">
              <w:rPr>
                <w:noProof/>
                <w:webHidden/>
              </w:rPr>
              <w:fldChar w:fldCharType="begin"/>
            </w:r>
            <w:r w:rsidR="00EB6977">
              <w:rPr>
                <w:noProof/>
                <w:webHidden/>
              </w:rPr>
              <w:instrText xml:space="preserve"> PAGEREF _Toc6996077 \h </w:instrText>
            </w:r>
            <w:r w:rsidR="00EB6977">
              <w:rPr>
                <w:noProof/>
                <w:webHidden/>
              </w:rPr>
            </w:r>
            <w:r w:rsidR="00EB6977">
              <w:rPr>
                <w:noProof/>
                <w:webHidden/>
              </w:rPr>
              <w:fldChar w:fldCharType="separate"/>
            </w:r>
            <w:r w:rsidR="00EB6977">
              <w:rPr>
                <w:noProof/>
                <w:webHidden/>
              </w:rPr>
              <w:t>8</w:t>
            </w:r>
            <w:r w:rsidR="00EB6977">
              <w:rPr>
                <w:noProof/>
                <w:webHidden/>
              </w:rPr>
              <w:fldChar w:fldCharType="end"/>
            </w:r>
          </w:hyperlink>
        </w:p>
        <w:p w14:paraId="008F947B" w14:textId="77777777" w:rsidR="00EB6977" w:rsidRDefault="00270AB8">
          <w:pPr>
            <w:pStyle w:val="TOC2"/>
            <w:tabs>
              <w:tab w:val="left" w:pos="880"/>
              <w:tab w:val="right" w:leader="dot" w:pos="8290"/>
            </w:tabs>
            <w:rPr>
              <w:rFonts w:eastAsiaTheme="minorEastAsia"/>
              <w:noProof/>
              <w:kern w:val="2"/>
              <w:sz w:val="24"/>
              <w:szCs w:val="24"/>
            </w:rPr>
          </w:pPr>
          <w:hyperlink w:anchor="_Toc6996078" w:history="1">
            <w:r w:rsidR="00EB6977" w:rsidRPr="005C6519">
              <w:rPr>
                <w:rStyle w:val="af0"/>
                <w:rFonts w:ascii="Times New Roman" w:eastAsia="黑体" w:hAnsi="Times New Roman" w:cs="Times New Roman"/>
                <w:noProof/>
              </w:rPr>
              <w:t>2.1.3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共识机制</w:t>
            </w:r>
            <w:r w:rsidR="00EB6977">
              <w:rPr>
                <w:noProof/>
                <w:webHidden/>
              </w:rPr>
              <w:tab/>
            </w:r>
            <w:r w:rsidR="00EB6977">
              <w:rPr>
                <w:noProof/>
                <w:webHidden/>
              </w:rPr>
              <w:fldChar w:fldCharType="begin"/>
            </w:r>
            <w:r w:rsidR="00EB6977">
              <w:rPr>
                <w:noProof/>
                <w:webHidden/>
              </w:rPr>
              <w:instrText xml:space="preserve"> PAGEREF _Toc6996078 \h </w:instrText>
            </w:r>
            <w:r w:rsidR="00EB6977">
              <w:rPr>
                <w:noProof/>
                <w:webHidden/>
              </w:rPr>
            </w:r>
            <w:r w:rsidR="00EB6977">
              <w:rPr>
                <w:noProof/>
                <w:webHidden/>
              </w:rPr>
              <w:fldChar w:fldCharType="separate"/>
            </w:r>
            <w:r w:rsidR="00EB6977">
              <w:rPr>
                <w:noProof/>
                <w:webHidden/>
              </w:rPr>
              <w:t>9</w:t>
            </w:r>
            <w:r w:rsidR="00EB6977">
              <w:rPr>
                <w:noProof/>
                <w:webHidden/>
              </w:rPr>
              <w:fldChar w:fldCharType="end"/>
            </w:r>
          </w:hyperlink>
        </w:p>
        <w:p w14:paraId="1F3FF11A" w14:textId="77777777" w:rsidR="00EB6977" w:rsidRDefault="00270AB8">
          <w:pPr>
            <w:pStyle w:val="TOC2"/>
            <w:tabs>
              <w:tab w:val="left" w:pos="880"/>
              <w:tab w:val="right" w:leader="dot" w:pos="8290"/>
            </w:tabs>
            <w:rPr>
              <w:rFonts w:eastAsiaTheme="minorEastAsia"/>
              <w:noProof/>
              <w:kern w:val="2"/>
              <w:sz w:val="24"/>
              <w:szCs w:val="24"/>
            </w:rPr>
          </w:pPr>
          <w:hyperlink w:anchor="_Toc6996079" w:history="1">
            <w:r w:rsidR="00EB6977" w:rsidRPr="005C6519">
              <w:rPr>
                <w:rStyle w:val="af0"/>
                <w:rFonts w:ascii="Times New Roman" w:eastAsia="黑体" w:hAnsi="Times New Roman" w:cs="Times New Roman"/>
                <w:noProof/>
              </w:rPr>
              <w:t>2.1.4</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智能合约</w:t>
            </w:r>
            <w:r w:rsidR="00EB6977">
              <w:rPr>
                <w:noProof/>
                <w:webHidden/>
              </w:rPr>
              <w:tab/>
            </w:r>
            <w:r w:rsidR="00EB6977">
              <w:rPr>
                <w:noProof/>
                <w:webHidden/>
              </w:rPr>
              <w:fldChar w:fldCharType="begin"/>
            </w:r>
            <w:r w:rsidR="00EB6977">
              <w:rPr>
                <w:noProof/>
                <w:webHidden/>
              </w:rPr>
              <w:instrText xml:space="preserve"> PAGEREF _Toc6996079 \h </w:instrText>
            </w:r>
            <w:r w:rsidR="00EB6977">
              <w:rPr>
                <w:noProof/>
                <w:webHidden/>
              </w:rPr>
            </w:r>
            <w:r w:rsidR="00EB6977">
              <w:rPr>
                <w:noProof/>
                <w:webHidden/>
              </w:rPr>
              <w:fldChar w:fldCharType="separate"/>
            </w:r>
            <w:r w:rsidR="00EB6977">
              <w:rPr>
                <w:noProof/>
                <w:webHidden/>
              </w:rPr>
              <w:t>10</w:t>
            </w:r>
            <w:r w:rsidR="00EB6977">
              <w:rPr>
                <w:noProof/>
                <w:webHidden/>
              </w:rPr>
              <w:fldChar w:fldCharType="end"/>
            </w:r>
          </w:hyperlink>
        </w:p>
        <w:p w14:paraId="731131AF" w14:textId="77777777" w:rsidR="00EB6977" w:rsidRDefault="00270AB8">
          <w:pPr>
            <w:pStyle w:val="TOC2"/>
            <w:tabs>
              <w:tab w:val="left" w:pos="660"/>
              <w:tab w:val="right" w:leader="dot" w:pos="8290"/>
            </w:tabs>
            <w:rPr>
              <w:rFonts w:eastAsiaTheme="minorEastAsia"/>
              <w:noProof/>
              <w:kern w:val="2"/>
              <w:sz w:val="24"/>
              <w:szCs w:val="24"/>
            </w:rPr>
          </w:pPr>
          <w:hyperlink w:anchor="_Toc6996080" w:history="1">
            <w:r w:rsidR="00EB6977" w:rsidRPr="005C6519">
              <w:rPr>
                <w:rStyle w:val="af0"/>
                <w:rFonts w:ascii="Times New Roman" w:eastAsia="黑体" w:hAnsi="Times New Roman" w:cs="Times New Roman"/>
                <w:noProof/>
              </w:rPr>
              <w:t>2.2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默克尔树</w:t>
            </w:r>
            <w:r w:rsidR="00EB6977">
              <w:rPr>
                <w:noProof/>
                <w:webHidden/>
              </w:rPr>
              <w:tab/>
            </w:r>
            <w:r w:rsidR="00EB6977">
              <w:rPr>
                <w:noProof/>
                <w:webHidden/>
              </w:rPr>
              <w:fldChar w:fldCharType="begin"/>
            </w:r>
            <w:r w:rsidR="00EB6977">
              <w:rPr>
                <w:noProof/>
                <w:webHidden/>
              </w:rPr>
              <w:instrText xml:space="preserve"> PAGEREF _Toc6996080 \h </w:instrText>
            </w:r>
            <w:r w:rsidR="00EB6977">
              <w:rPr>
                <w:noProof/>
                <w:webHidden/>
              </w:rPr>
            </w:r>
            <w:r w:rsidR="00EB6977">
              <w:rPr>
                <w:noProof/>
                <w:webHidden/>
              </w:rPr>
              <w:fldChar w:fldCharType="separate"/>
            </w:r>
            <w:r w:rsidR="00EB6977">
              <w:rPr>
                <w:noProof/>
                <w:webHidden/>
              </w:rPr>
              <w:t>12</w:t>
            </w:r>
            <w:r w:rsidR="00EB6977">
              <w:rPr>
                <w:noProof/>
                <w:webHidden/>
              </w:rPr>
              <w:fldChar w:fldCharType="end"/>
            </w:r>
          </w:hyperlink>
        </w:p>
        <w:p w14:paraId="75ABF79A" w14:textId="77777777" w:rsidR="00EB6977" w:rsidRDefault="00270AB8">
          <w:pPr>
            <w:pStyle w:val="TOC2"/>
            <w:tabs>
              <w:tab w:val="left" w:pos="660"/>
              <w:tab w:val="right" w:leader="dot" w:pos="8290"/>
            </w:tabs>
            <w:rPr>
              <w:rFonts w:eastAsiaTheme="minorEastAsia"/>
              <w:noProof/>
              <w:kern w:val="2"/>
              <w:sz w:val="24"/>
              <w:szCs w:val="24"/>
            </w:rPr>
          </w:pPr>
          <w:hyperlink w:anchor="_Toc6996081" w:history="1">
            <w:r w:rsidR="00EB6977" w:rsidRPr="005C6519">
              <w:rPr>
                <w:rStyle w:val="af0"/>
                <w:rFonts w:ascii="Times New Roman" w:eastAsia="黑体" w:hAnsi="Times New Roman" w:cs="Times New Roman"/>
                <w:noProof/>
              </w:rPr>
              <w:t>2.3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以太坊</w:t>
            </w:r>
            <w:r w:rsidR="00EB6977">
              <w:rPr>
                <w:noProof/>
                <w:webHidden/>
              </w:rPr>
              <w:tab/>
            </w:r>
            <w:r w:rsidR="00EB6977">
              <w:rPr>
                <w:noProof/>
                <w:webHidden/>
              </w:rPr>
              <w:fldChar w:fldCharType="begin"/>
            </w:r>
            <w:r w:rsidR="00EB6977">
              <w:rPr>
                <w:noProof/>
                <w:webHidden/>
              </w:rPr>
              <w:instrText xml:space="preserve"> PAGEREF _Toc6996081 \h </w:instrText>
            </w:r>
            <w:r w:rsidR="00EB6977">
              <w:rPr>
                <w:noProof/>
                <w:webHidden/>
              </w:rPr>
            </w:r>
            <w:r w:rsidR="00EB6977">
              <w:rPr>
                <w:noProof/>
                <w:webHidden/>
              </w:rPr>
              <w:fldChar w:fldCharType="separate"/>
            </w:r>
            <w:r w:rsidR="00EB6977">
              <w:rPr>
                <w:noProof/>
                <w:webHidden/>
              </w:rPr>
              <w:t>13</w:t>
            </w:r>
            <w:r w:rsidR="00EB6977">
              <w:rPr>
                <w:noProof/>
                <w:webHidden/>
              </w:rPr>
              <w:fldChar w:fldCharType="end"/>
            </w:r>
          </w:hyperlink>
        </w:p>
        <w:p w14:paraId="6146BC44" w14:textId="77777777" w:rsidR="00EB6977" w:rsidRDefault="00270AB8">
          <w:pPr>
            <w:pStyle w:val="TOC2"/>
            <w:tabs>
              <w:tab w:val="left" w:pos="660"/>
              <w:tab w:val="right" w:leader="dot" w:pos="8290"/>
            </w:tabs>
            <w:rPr>
              <w:rFonts w:eastAsiaTheme="minorEastAsia"/>
              <w:noProof/>
              <w:kern w:val="2"/>
              <w:sz w:val="24"/>
              <w:szCs w:val="24"/>
            </w:rPr>
          </w:pPr>
          <w:hyperlink w:anchor="_Toc6996082" w:history="1">
            <w:r w:rsidR="00EB6977" w:rsidRPr="005C6519">
              <w:rPr>
                <w:rStyle w:val="af0"/>
                <w:rFonts w:ascii="Times New Roman" w:eastAsia="黑体" w:hAnsi="Times New Roman" w:cs="Times New Roman"/>
                <w:noProof/>
              </w:rPr>
              <w:t>2.4</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本章小节</w:t>
            </w:r>
            <w:r w:rsidR="00EB6977">
              <w:rPr>
                <w:noProof/>
                <w:webHidden/>
              </w:rPr>
              <w:tab/>
            </w:r>
            <w:r w:rsidR="00EB6977">
              <w:rPr>
                <w:noProof/>
                <w:webHidden/>
              </w:rPr>
              <w:fldChar w:fldCharType="begin"/>
            </w:r>
            <w:r w:rsidR="00EB6977">
              <w:rPr>
                <w:noProof/>
                <w:webHidden/>
              </w:rPr>
              <w:instrText xml:space="preserve"> PAGEREF _Toc6996082 \h </w:instrText>
            </w:r>
            <w:r w:rsidR="00EB6977">
              <w:rPr>
                <w:noProof/>
                <w:webHidden/>
              </w:rPr>
            </w:r>
            <w:r w:rsidR="00EB6977">
              <w:rPr>
                <w:noProof/>
                <w:webHidden/>
              </w:rPr>
              <w:fldChar w:fldCharType="separate"/>
            </w:r>
            <w:r w:rsidR="00EB6977">
              <w:rPr>
                <w:noProof/>
                <w:webHidden/>
              </w:rPr>
              <w:t>13</w:t>
            </w:r>
            <w:r w:rsidR="00EB6977">
              <w:rPr>
                <w:noProof/>
                <w:webHidden/>
              </w:rPr>
              <w:fldChar w:fldCharType="end"/>
            </w:r>
          </w:hyperlink>
        </w:p>
        <w:p w14:paraId="71B15724" w14:textId="60C288A1" w:rsidR="00EB6977" w:rsidRDefault="00C11431">
          <w:pPr>
            <w:pStyle w:val="TOC1"/>
            <w:tabs>
              <w:tab w:val="right" w:leader="dot" w:pos="8290"/>
            </w:tabs>
            <w:rPr>
              <w:rFonts w:asciiTheme="minorHAnsi" w:eastAsiaTheme="minorEastAsia"/>
              <w:b w:val="0"/>
              <w:bCs w:val="0"/>
              <w:noProof/>
              <w:color w:val="auto"/>
              <w:kern w:val="2"/>
            </w:rPr>
          </w:pPr>
          <w:r>
            <w:rPr>
              <w:rStyle w:val="af0"/>
            </w:rPr>
            <w:fldChar w:fldCharType="begin"/>
          </w:r>
          <w:r>
            <w:rPr>
              <w:rStyle w:val="af0"/>
              <w:noProof/>
            </w:rPr>
            <w:instrText xml:space="preserve"> HYPERLINK \l "_Toc6996083" </w:instrText>
          </w:r>
          <w:r>
            <w:rPr>
              <w:rStyle w:val="af0"/>
            </w:rPr>
            <w:fldChar w:fldCharType="separate"/>
          </w:r>
          <w:r w:rsidR="00EB6977" w:rsidRPr="005C6519">
            <w:rPr>
              <w:rStyle w:val="af0"/>
              <w:noProof/>
            </w:rPr>
            <w:t>3</w:t>
          </w:r>
          <w:ins w:id="24" w:author="sszhu" w:date="2019-04-26T06:44:00Z">
            <w:r>
              <w:rPr>
                <w:rStyle w:val="af0"/>
                <w:noProof/>
              </w:rPr>
              <w:t xml:space="preserve"> </w:t>
            </w:r>
          </w:ins>
          <w:r w:rsidR="00EB6977" w:rsidRPr="005C6519">
            <w:rPr>
              <w:rStyle w:val="af0"/>
              <w:noProof/>
            </w:rPr>
            <w:t>基于区块链分布式存储系统在医疗系统上的应用方案</w:t>
          </w:r>
          <w:r w:rsidR="00EB6977">
            <w:rPr>
              <w:noProof/>
              <w:webHidden/>
            </w:rPr>
            <w:tab/>
          </w:r>
          <w:r w:rsidR="00EB6977">
            <w:rPr>
              <w:noProof/>
              <w:webHidden/>
            </w:rPr>
            <w:fldChar w:fldCharType="begin"/>
          </w:r>
          <w:r w:rsidR="00EB6977">
            <w:rPr>
              <w:noProof/>
              <w:webHidden/>
            </w:rPr>
            <w:instrText xml:space="preserve"> PAGEREF _Toc6996083 \h </w:instrText>
          </w:r>
          <w:r w:rsidR="00EB6977">
            <w:rPr>
              <w:noProof/>
              <w:webHidden/>
            </w:rPr>
          </w:r>
          <w:r w:rsidR="00EB6977">
            <w:rPr>
              <w:noProof/>
              <w:webHidden/>
            </w:rPr>
            <w:fldChar w:fldCharType="separate"/>
          </w:r>
          <w:r w:rsidR="00EB6977">
            <w:rPr>
              <w:noProof/>
              <w:webHidden/>
            </w:rPr>
            <w:t>14</w:t>
          </w:r>
          <w:r w:rsidR="00EB6977">
            <w:rPr>
              <w:noProof/>
              <w:webHidden/>
            </w:rPr>
            <w:fldChar w:fldCharType="end"/>
          </w:r>
          <w:r>
            <w:rPr>
              <w:noProof/>
            </w:rPr>
            <w:fldChar w:fldCharType="end"/>
          </w:r>
        </w:p>
        <w:p w14:paraId="3B68E322" w14:textId="77777777" w:rsidR="00EB6977" w:rsidRDefault="00270AB8">
          <w:pPr>
            <w:pStyle w:val="TOC2"/>
            <w:tabs>
              <w:tab w:val="left" w:pos="660"/>
              <w:tab w:val="right" w:leader="dot" w:pos="8290"/>
            </w:tabs>
            <w:rPr>
              <w:rFonts w:eastAsiaTheme="minorEastAsia"/>
              <w:noProof/>
              <w:kern w:val="2"/>
              <w:sz w:val="24"/>
              <w:szCs w:val="24"/>
            </w:rPr>
          </w:pPr>
          <w:hyperlink w:anchor="_Toc6996084" w:history="1">
            <w:r w:rsidR="00EB6977" w:rsidRPr="005C6519">
              <w:rPr>
                <w:rStyle w:val="af0"/>
                <w:rFonts w:ascii="Times New Roman" w:eastAsia="黑体" w:hAnsi="Times New Roman" w:cs="Times New Roman"/>
                <w:noProof/>
              </w:rPr>
              <w:t>3.1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研究目的和研究内容</w:t>
            </w:r>
            <w:r w:rsidR="00EB6977">
              <w:rPr>
                <w:noProof/>
                <w:webHidden/>
              </w:rPr>
              <w:tab/>
            </w:r>
            <w:r w:rsidR="00EB6977">
              <w:rPr>
                <w:noProof/>
                <w:webHidden/>
              </w:rPr>
              <w:fldChar w:fldCharType="begin"/>
            </w:r>
            <w:r w:rsidR="00EB6977">
              <w:rPr>
                <w:noProof/>
                <w:webHidden/>
              </w:rPr>
              <w:instrText xml:space="preserve"> PAGEREF _Toc6996084 \h </w:instrText>
            </w:r>
            <w:r w:rsidR="00EB6977">
              <w:rPr>
                <w:noProof/>
                <w:webHidden/>
              </w:rPr>
            </w:r>
            <w:r w:rsidR="00EB6977">
              <w:rPr>
                <w:noProof/>
                <w:webHidden/>
              </w:rPr>
              <w:fldChar w:fldCharType="separate"/>
            </w:r>
            <w:r w:rsidR="00EB6977">
              <w:rPr>
                <w:noProof/>
                <w:webHidden/>
              </w:rPr>
              <w:t>14</w:t>
            </w:r>
            <w:r w:rsidR="00EB6977">
              <w:rPr>
                <w:noProof/>
                <w:webHidden/>
              </w:rPr>
              <w:fldChar w:fldCharType="end"/>
            </w:r>
          </w:hyperlink>
        </w:p>
        <w:p w14:paraId="41DE6E49" w14:textId="77777777" w:rsidR="00EB6977" w:rsidRDefault="00270AB8">
          <w:pPr>
            <w:pStyle w:val="TOC2"/>
            <w:tabs>
              <w:tab w:val="left" w:pos="660"/>
              <w:tab w:val="right" w:leader="dot" w:pos="8290"/>
            </w:tabs>
            <w:rPr>
              <w:rFonts w:eastAsiaTheme="minorEastAsia"/>
              <w:noProof/>
              <w:kern w:val="2"/>
              <w:sz w:val="24"/>
              <w:szCs w:val="24"/>
            </w:rPr>
          </w:pPr>
          <w:hyperlink w:anchor="_Toc6996085" w:history="1">
            <w:r w:rsidR="00EB6977" w:rsidRPr="005C6519">
              <w:rPr>
                <w:rStyle w:val="af0"/>
                <w:rFonts w:ascii="Times New Roman" w:eastAsia="黑体" w:hAnsi="Times New Roman" w:cs="Times New Roman"/>
                <w:noProof/>
              </w:rPr>
              <w:t>3.2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拟解决的关键科学问题</w:t>
            </w:r>
            <w:r w:rsidR="00EB6977">
              <w:rPr>
                <w:noProof/>
                <w:webHidden/>
              </w:rPr>
              <w:tab/>
            </w:r>
            <w:r w:rsidR="00EB6977">
              <w:rPr>
                <w:noProof/>
                <w:webHidden/>
              </w:rPr>
              <w:fldChar w:fldCharType="begin"/>
            </w:r>
            <w:r w:rsidR="00EB6977">
              <w:rPr>
                <w:noProof/>
                <w:webHidden/>
              </w:rPr>
              <w:instrText xml:space="preserve"> PAGEREF _Toc6996085 \h </w:instrText>
            </w:r>
            <w:r w:rsidR="00EB6977">
              <w:rPr>
                <w:noProof/>
                <w:webHidden/>
              </w:rPr>
            </w:r>
            <w:r w:rsidR="00EB6977">
              <w:rPr>
                <w:noProof/>
                <w:webHidden/>
              </w:rPr>
              <w:fldChar w:fldCharType="separate"/>
            </w:r>
            <w:r w:rsidR="00EB6977">
              <w:rPr>
                <w:noProof/>
                <w:webHidden/>
              </w:rPr>
              <w:t>14</w:t>
            </w:r>
            <w:r w:rsidR="00EB6977">
              <w:rPr>
                <w:noProof/>
                <w:webHidden/>
              </w:rPr>
              <w:fldChar w:fldCharType="end"/>
            </w:r>
          </w:hyperlink>
        </w:p>
        <w:p w14:paraId="0D39C5AF" w14:textId="77777777" w:rsidR="00EB6977" w:rsidRDefault="00270AB8">
          <w:pPr>
            <w:pStyle w:val="TOC2"/>
            <w:tabs>
              <w:tab w:val="left" w:pos="660"/>
              <w:tab w:val="right" w:leader="dot" w:pos="8290"/>
            </w:tabs>
            <w:rPr>
              <w:rFonts w:eastAsiaTheme="minorEastAsia"/>
              <w:noProof/>
              <w:kern w:val="2"/>
              <w:sz w:val="24"/>
              <w:szCs w:val="24"/>
            </w:rPr>
          </w:pPr>
          <w:hyperlink w:anchor="_Toc6996086" w:history="1">
            <w:r w:rsidR="00EB6977" w:rsidRPr="005C6519">
              <w:rPr>
                <w:rStyle w:val="af0"/>
                <w:rFonts w:ascii="Times New Roman" w:eastAsia="黑体" w:hAnsi="Times New Roman" w:cs="Times New Roman"/>
                <w:noProof/>
              </w:rPr>
              <w:t>3.3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电子病历和电子医疗数据共享框架研究</w:t>
            </w:r>
            <w:r w:rsidR="00EB6977">
              <w:rPr>
                <w:noProof/>
                <w:webHidden/>
              </w:rPr>
              <w:tab/>
            </w:r>
            <w:r w:rsidR="00EB6977">
              <w:rPr>
                <w:noProof/>
                <w:webHidden/>
              </w:rPr>
              <w:fldChar w:fldCharType="begin"/>
            </w:r>
            <w:r w:rsidR="00EB6977">
              <w:rPr>
                <w:noProof/>
                <w:webHidden/>
              </w:rPr>
              <w:instrText xml:space="preserve"> PAGEREF _Toc6996086 \h </w:instrText>
            </w:r>
            <w:r w:rsidR="00EB6977">
              <w:rPr>
                <w:noProof/>
                <w:webHidden/>
              </w:rPr>
            </w:r>
            <w:r w:rsidR="00EB6977">
              <w:rPr>
                <w:noProof/>
                <w:webHidden/>
              </w:rPr>
              <w:fldChar w:fldCharType="separate"/>
            </w:r>
            <w:r w:rsidR="00EB6977">
              <w:rPr>
                <w:noProof/>
                <w:webHidden/>
              </w:rPr>
              <w:t>14</w:t>
            </w:r>
            <w:r w:rsidR="00EB6977">
              <w:rPr>
                <w:noProof/>
                <w:webHidden/>
              </w:rPr>
              <w:fldChar w:fldCharType="end"/>
            </w:r>
          </w:hyperlink>
        </w:p>
        <w:p w14:paraId="7C6171E9" w14:textId="77777777" w:rsidR="00EB6977" w:rsidRDefault="00270AB8">
          <w:pPr>
            <w:pStyle w:val="TOC2"/>
            <w:tabs>
              <w:tab w:val="left" w:pos="660"/>
              <w:tab w:val="right" w:leader="dot" w:pos="8290"/>
            </w:tabs>
            <w:rPr>
              <w:rFonts w:eastAsiaTheme="minorEastAsia"/>
              <w:noProof/>
              <w:kern w:val="2"/>
              <w:sz w:val="24"/>
              <w:szCs w:val="24"/>
            </w:rPr>
          </w:pPr>
          <w:hyperlink w:anchor="_Toc6996087" w:history="1">
            <w:r w:rsidR="00EB6977" w:rsidRPr="005C6519">
              <w:rPr>
                <w:rStyle w:val="af0"/>
                <w:rFonts w:ascii="Times New Roman" w:eastAsia="黑体" w:hAnsi="Times New Roman" w:cs="Times New Roman"/>
                <w:noProof/>
              </w:rPr>
              <w:t>3.4</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在电子医疗数据共享模型上的分布式存储系统</w:t>
            </w:r>
            <w:r w:rsidR="00EB6977">
              <w:rPr>
                <w:noProof/>
                <w:webHidden/>
              </w:rPr>
              <w:tab/>
            </w:r>
            <w:r w:rsidR="00EB6977">
              <w:rPr>
                <w:noProof/>
                <w:webHidden/>
              </w:rPr>
              <w:fldChar w:fldCharType="begin"/>
            </w:r>
            <w:r w:rsidR="00EB6977">
              <w:rPr>
                <w:noProof/>
                <w:webHidden/>
              </w:rPr>
              <w:instrText xml:space="preserve"> PAGEREF _Toc6996087 \h </w:instrText>
            </w:r>
            <w:r w:rsidR="00EB6977">
              <w:rPr>
                <w:noProof/>
                <w:webHidden/>
              </w:rPr>
            </w:r>
            <w:r w:rsidR="00EB6977">
              <w:rPr>
                <w:noProof/>
                <w:webHidden/>
              </w:rPr>
              <w:fldChar w:fldCharType="separate"/>
            </w:r>
            <w:r w:rsidR="00EB6977">
              <w:rPr>
                <w:noProof/>
                <w:webHidden/>
              </w:rPr>
              <w:t>15</w:t>
            </w:r>
            <w:r w:rsidR="00EB6977">
              <w:rPr>
                <w:noProof/>
                <w:webHidden/>
              </w:rPr>
              <w:fldChar w:fldCharType="end"/>
            </w:r>
          </w:hyperlink>
        </w:p>
        <w:p w14:paraId="415BDF58" w14:textId="77777777" w:rsidR="00EB6977" w:rsidRDefault="00270AB8">
          <w:pPr>
            <w:pStyle w:val="TOC2"/>
            <w:tabs>
              <w:tab w:val="left" w:pos="660"/>
              <w:tab w:val="right" w:leader="dot" w:pos="8290"/>
            </w:tabs>
            <w:rPr>
              <w:rFonts w:eastAsiaTheme="minorEastAsia"/>
              <w:noProof/>
              <w:kern w:val="2"/>
              <w:sz w:val="24"/>
              <w:szCs w:val="24"/>
            </w:rPr>
          </w:pPr>
          <w:hyperlink w:anchor="_Toc6996088" w:history="1">
            <w:r w:rsidR="00EB6977" w:rsidRPr="005C6519">
              <w:rPr>
                <w:rStyle w:val="af0"/>
                <w:rFonts w:ascii="Times New Roman" w:eastAsia="黑体" w:hAnsi="Times New Roman" w:cs="Times New Roman"/>
                <w:noProof/>
              </w:rPr>
              <w:t>3.5</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电子医疗数据共享模型安全机制</w:t>
            </w:r>
            <w:r w:rsidR="00EB6977">
              <w:rPr>
                <w:noProof/>
                <w:webHidden/>
              </w:rPr>
              <w:tab/>
            </w:r>
            <w:r w:rsidR="00EB6977">
              <w:rPr>
                <w:noProof/>
                <w:webHidden/>
              </w:rPr>
              <w:fldChar w:fldCharType="begin"/>
            </w:r>
            <w:r w:rsidR="00EB6977">
              <w:rPr>
                <w:noProof/>
                <w:webHidden/>
              </w:rPr>
              <w:instrText xml:space="preserve"> PAGEREF _Toc6996088 \h </w:instrText>
            </w:r>
            <w:r w:rsidR="00EB6977">
              <w:rPr>
                <w:noProof/>
                <w:webHidden/>
              </w:rPr>
            </w:r>
            <w:r w:rsidR="00EB6977">
              <w:rPr>
                <w:noProof/>
                <w:webHidden/>
              </w:rPr>
              <w:fldChar w:fldCharType="separate"/>
            </w:r>
            <w:r w:rsidR="00EB6977">
              <w:rPr>
                <w:noProof/>
                <w:webHidden/>
              </w:rPr>
              <w:t>16</w:t>
            </w:r>
            <w:r w:rsidR="00EB6977">
              <w:rPr>
                <w:noProof/>
                <w:webHidden/>
              </w:rPr>
              <w:fldChar w:fldCharType="end"/>
            </w:r>
          </w:hyperlink>
        </w:p>
        <w:p w14:paraId="7C941BCA" w14:textId="77777777" w:rsidR="00EB6977" w:rsidRDefault="00270AB8">
          <w:pPr>
            <w:pStyle w:val="TOC2"/>
            <w:tabs>
              <w:tab w:val="left" w:pos="880"/>
              <w:tab w:val="right" w:leader="dot" w:pos="8290"/>
            </w:tabs>
            <w:rPr>
              <w:rFonts w:eastAsiaTheme="minorEastAsia"/>
              <w:noProof/>
              <w:kern w:val="2"/>
              <w:sz w:val="24"/>
              <w:szCs w:val="24"/>
            </w:rPr>
          </w:pPr>
          <w:hyperlink w:anchor="_Toc6996089" w:history="1">
            <w:r w:rsidR="00EB6977" w:rsidRPr="005C6519">
              <w:rPr>
                <w:rStyle w:val="af0"/>
                <w:rFonts w:ascii="Times New Roman" w:eastAsia="黑体" w:hAnsi="Times New Roman" w:cs="Times New Roman"/>
                <w:noProof/>
              </w:rPr>
              <w:t>3.5.1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小节概览</w:t>
            </w:r>
            <w:r w:rsidR="00EB6977">
              <w:rPr>
                <w:noProof/>
                <w:webHidden/>
              </w:rPr>
              <w:tab/>
            </w:r>
            <w:r w:rsidR="00EB6977">
              <w:rPr>
                <w:noProof/>
                <w:webHidden/>
              </w:rPr>
              <w:fldChar w:fldCharType="begin"/>
            </w:r>
            <w:r w:rsidR="00EB6977">
              <w:rPr>
                <w:noProof/>
                <w:webHidden/>
              </w:rPr>
              <w:instrText xml:space="preserve"> PAGEREF _Toc6996089 \h </w:instrText>
            </w:r>
            <w:r w:rsidR="00EB6977">
              <w:rPr>
                <w:noProof/>
                <w:webHidden/>
              </w:rPr>
            </w:r>
            <w:r w:rsidR="00EB6977">
              <w:rPr>
                <w:noProof/>
                <w:webHidden/>
              </w:rPr>
              <w:fldChar w:fldCharType="separate"/>
            </w:r>
            <w:r w:rsidR="00EB6977">
              <w:rPr>
                <w:noProof/>
                <w:webHidden/>
              </w:rPr>
              <w:t>16</w:t>
            </w:r>
            <w:r w:rsidR="00EB6977">
              <w:rPr>
                <w:noProof/>
                <w:webHidden/>
              </w:rPr>
              <w:fldChar w:fldCharType="end"/>
            </w:r>
          </w:hyperlink>
        </w:p>
        <w:p w14:paraId="58FB1901" w14:textId="77777777" w:rsidR="00EB6977" w:rsidRDefault="00270AB8">
          <w:pPr>
            <w:pStyle w:val="TOC2"/>
            <w:tabs>
              <w:tab w:val="left" w:pos="880"/>
              <w:tab w:val="right" w:leader="dot" w:pos="8290"/>
            </w:tabs>
            <w:rPr>
              <w:rFonts w:eastAsiaTheme="minorEastAsia"/>
              <w:noProof/>
              <w:kern w:val="2"/>
              <w:sz w:val="24"/>
              <w:szCs w:val="24"/>
            </w:rPr>
          </w:pPr>
          <w:hyperlink w:anchor="_Toc6996090" w:history="1">
            <w:r w:rsidR="00EB6977" w:rsidRPr="005C6519">
              <w:rPr>
                <w:rStyle w:val="af0"/>
                <w:rFonts w:ascii="Times New Roman" w:eastAsia="黑体" w:hAnsi="Times New Roman" w:cs="Times New Roman"/>
                <w:noProof/>
              </w:rPr>
              <w:t>3.5.2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加密</w:t>
            </w:r>
            <w:r w:rsidR="00EB6977">
              <w:rPr>
                <w:noProof/>
                <w:webHidden/>
              </w:rPr>
              <w:tab/>
            </w:r>
            <w:r w:rsidR="00EB6977">
              <w:rPr>
                <w:noProof/>
                <w:webHidden/>
              </w:rPr>
              <w:fldChar w:fldCharType="begin"/>
            </w:r>
            <w:r w:rsidR="00EB6977">
              <w:rPr>
                <w:noProof/>
                <w:webHidden/>
              </w:rPr>
              <w:instrText xml:space="preserve"> PAGEREF _Toc6996090 \h </w:instrText>
            </w:r>
            <w:r w:rsidR="00EB6977">
              <w:rPr>
                <w:noProof/>
                <w:webHidden/>
              </w:rPr>
            </w:r>
            <w:r w:rsidR="00EB6977">
              <w:rPr>
                <w:noProof/>
                <w:webHidden/>
              </w:rPr>
              <w:fldChar w:fldCharType="separate"/>
            </w:r>
            <w:r w:rsidR="00EB6977">
              <w:rPr>
                <w:noProof/>
                <w:webHidden/>
              </w:rPr>
              <w:t>16</w:t>
            </w:r>
            <w:r w:rsidR="00EB6977">
              <w:rPr>
                <w:noProof/>
                <w:webHidden/>
              </w:rPr>
              <w:fldChar w:fldCharType="end"/>
            </w:r>
          </w:hyperlink>
        </w:p>
        <w:p w14:paraId="33FB28AF" w14:textId="77777777" w:rsidR="00EB6977" w:rsidRDefault="00270AB8">
          <w:pPr>
            <w:pStyle w:val="TOC2"/>
            <w:tabs>
              <w:tab w:val="left" w:pos="880"/>
              <w:tab w:val="right" w:leader="dot" w:pos="8290"/>
            </w:tabs>
            <w:rPr>
              <w:rFonts w:eastAsiaTheme="minorEastAsia"/>
              <w:noProof/>
              <w:kern w:val="2"/>
              <w:sz w:val="24"/>
              <w:szCs w:val="24"/>
            </w:rPr>
          </w:pPr>
          <w:hyperlink w:anchor="_Toc6996091" w:history="1">
            <w:r w:rsidR="00EB6977" w:rsidRPr="005C6519">
              <w:rPr>
                <w:rStyle w:val="af0"/>
                <w:rFonts w:ascii="Times New Roman" w:eastAsia="黑体" w:hAnsi="Times New Roman" w:cs="Times New Roman"/>
                <w:noProof/>
              </w:rPr>
              <w:t>3.5.2.1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数据结构</w:t>
            </w:r>
            <w:r w:rsidR="00EB6977">
              <w:rPr>
                <w:noProof/>
                <w:webHidden/>
              </w:rPr>
              <w:tab/>
            </w:r>
            <w:r w:rsidR="00EB6977">
              <w:rPr>
                <w:noProof/>
                <w:webHidden/>
              </w:rPr>
              <w:fldChar w:fldCharType="begin"/>
            </w:r>
            <w:r w:rsidR="00EB6977">
              <w:rPr>
                <w:noProof/>
                <w:webHidden/>
              </w:rPr>
              <w:instrText xml:space="preserve"> PAGEREF _Toc6996091 \h </w:instrText>
            </w:r>
            <w:r w:rsidR="00EB6977">
              <w:rPr>
                <w:noProof/>
                <w:webHidden/>
              </w:rPr>
            </w:r>
            <w:r w:rsidR="00EB6977">
              <w:rPr>
                <w:noProof/>
                <w:webHidden/>
              </w:rPr>
              <w:fldChar w:fldCharType="separate"/>
            </w:r>
            <w:r w:rsidR="00EB6977">
              <w:rPr>
                <w:noProof/>
                <w:webHidden/>
              </w:rPr>
              <w:t>16</w:t>
            </w:r>
            <w:r w:rsidR="00EB6977">
              <w:rPr>
                <w:noProof/>
                <w:webHidden/>
              </w:rPr>
              <w:fldChar w:fldCharType="end"/>
            </w:r>
          </w:hyperlink>
        </w:p>
        <w:p w14:paraId="45549BF0" w14:textId="77777777" w:rsidR="00EB6977" w:rsidRDefault="00270AB8">
          <w:pPr>
            <w:pStyle w:val="TOC2"/>
            <w:tabs>
              <w:tab w:val="left" w:pos="880"/>
              <w:tab w:val="right" w:leader="dot" w:pos="8290"/>
            </w:tabs>
            <w:rPr>
              <w:rFonts w:eastAsiaTheme="minorEastAsia"/>
              <w:noProof/>
              <w:kern w:val="2"/>
              <w:sz w:val="24"/>
              <w:szCs w:val="24"/>
            </w:rPr>
          </w:pPr>
          <w:hyperlink w:anchor="_Toc6996092" w:history="1">
            <w:r w:rsidR="00EB6977" w:rsidRPr="005C6519">
              <w:rPr>
                <w:rStyle w:val="af0"/>
                <w:rFonts w:ascii="Times New Roman" w:eastAsia="黑体" w:hAnsi="Times New Roman" w:cs="Times New Roman"/>
                <w:noProof/>
              </w:rPr>
              <w:t>3.5.2.2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加密过程</w:t>
            </w:r>
            <w:r w:rsidR="00EB6977">
              <w:rPr>
                <w:noProof/>
                <w:webHidden/>
              </w:rPr>
              <w:tab/>
            </w:r>
            <w:r w:rsidR="00EB6977">
              <w:rPr>
                <w:noProof/>
                <w:webHidden/>
              </w:rPr>
              <w:fldChar w:fldCharType="begin"/>
            </w:r>
            <w:r w:rsidR="00EB6977">
              <w:rPr>
                <w:noProof/>
                <w:webHidden/>
              </w:rPr>
              <w:instrText xml:space="preserve"> PAGEREF _Toc6996092 \h </w:instrText>
            </w:r>
            <w:r w:rsidR="00EB6977">
              <w:rPr>
                <w:noProof/>
                <w:webHidden/>
              </w:rPr>
            </w:r>
            <w:r w:rsidR="00EB6977">
              <w:rPr>
                <w:noProof/>
                <w:webHidden/>
              </w:rPr>
              <w:fldChar w:fldCharType="separate"/>
            </w:r>
            <w:r w:rsidR="00EB6977">
              <w:rPr>
                <w:noProof/>
                <w:webHidden/>
              </w:rPr>
              <w:t>17</w:t>
            </w:r>
            <w:r w:rsidR="00EB6977">
              <w:rPr>
                <w:noProof/>
                <w:webHidden/>
              </w:rPr>
              <w:fldChar w:fldCharType="end"/>
            </w:r>
          </w:hyperlink>
        </w:p>
        <w:p w14:paraId="59EF2246" w14:textId="77777777" w:rsidR="00EB6977" w:rsidRDefault="00270AB8">
          <w:pPr>
            <w:pStyle w:val="TOC2"/>
            <w:tabs>
              <w:tab w:val="left" w:pos="880"/>
              <w:tab w:val="right" w:leader="dot" w:pos="8290"/>
            </w:tabs>
            <w:rPr>
              <w:rFonts w:eastAsiaTheme="minorEastAsia"/>
              <w:noProof/>
              <w:kern w:val="2"/>
              <w:sz w:val="24"/>
              <w:szCs w:val="24"/>
            </w:rPr>
          </w:pPr>
          <w:hyperlink w:anchor="_Toc6996093" w:history="1">
            <w:r w:rsidR="00EB6977" w:rsidRPr="005C6519">
              <w:rPr>
                <w:rStyle w:val="af0"/>
                <w:rFonts w:ascii="Times New Roman" w:eastAsia="黑体" w:hAnsi="Times New Roman" w:cs="Times New Roman"/>
                <w:noProof/>
              </w:rPr>
              <w:t>3.5.2.3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解密过程和</w:t>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使用示例</w:t>
            </w:r>
            <w:r w:rsidR="00EB6977">
              <w:rPr>
                <w:noProof/>
                <w:webHidden/>
              </w:rPr>
              <w:tab/>
            </w:r>
            <w:r w:rsidR="00EB6977">
              <w:rPr>
                <w:noProof/>
                <w:webHidden/>
              </w:rPr>
              <w:fldChar w:fldCharType="begin"/>
            </w:r>
            <w:r w:rsidR="00EB6977">
              <w:rPr>
                <w:noProof/>
                <w:webHidden/>
              </w:rPr>
              <w:instrText xml:space="preserve"> PAGEREF _Toc6996093 \h </w:instrText>
            </w:r>
            <w:r w:rsidR="00EB6977">
              <w:rPr>
                <w:noProof/>
                <w:webHidden/>
              </w:rPr>
            </w:r>
            <w:r w:rsidR="00EB6977">
              <w:rPr>
                <w:noProof/>
                <w:webHidden/>
              </w:rPr>
              <w:fldChar w:fldCharType="separate"/>
            </w:r>
            <w:r w:rsidR="00EB6977">
              <w:rPr>
                <w:noProof/>
                <w:webHidden/>
              </w:rPr>
              <w:t>18</w:t>
            </w:r>
            <w:r w:rsidR="00EB6977">
              <w:rPr>
                <w:noProof/>
                <w:webHidden/>
              </w:rPr>
              <w:fldChar w:fldCharType="end"/>
            </w:r>
          </w:hyperlink>
        </w:p>
        <w:p w14:paraId="4602BA56" w14:textId="27C1975B" w:rsidR="00EB6977" w:rsidRDefault="00C11431">
          <w:pPr>
            <w:pStyle w:val="TOC2"/>
            <w:tabs>
              <w:tab w:val="left" w:pos="886"/>
              <w:tab w:val="right" w:leader="dot" w:pos="8290"/>
            </w:tabs>
            <w:rPr>
              <w:rFonts w:eastAsiaTheme="minorEastAsia"/>
              <w:noProof/>
              <w:kern w:val="2"/>
              <w:sz w:val="24"/>
              <w:szCs w:val="24"/>
            </w:rPr>
            <w:pPrChange w:id="25" w:author="sszhu" w:date="2019-04-26T06:46:00Z">
              <w:pPr>
                <w:pStyle w:val="TOC2"/>
                <w:tabs>
                  <w:tab w:val="left" w:pos="1100"/>
                  <w:tab w:val="right" w:leader="dot" w:pos="8290"/>
                </w:tabs>
              </w:pPr>
            </w:pPrChange>
          </w:pPr>
          <w:r>
            <w:rPr>
              <w:rStyle w:val="af0"/>
              <w:rFonts w:ascii="Times New Roman" w:eastAsia="黑体" w:hAnsi="Times New Roman" w:cs="Times New Roman"/>
            </w:rPr>
            <w:fldChar w:fldCharType="begin"/>
          </w:r>
          <w:r>
            <w:rPr>
              <w:rStyle w:val="af0"/>
              <w:rFonts w:ascii="Times New Roman" w:eastAsia="黑体" w:hAnsi="Times New Roman" w:cs="Times New Roman"/>
              <w:noProof/>
            </w:rPr>
            <w:instrText xml:space="preserve"> HYPERLINK \l "_Toc6996094" </w:instrText>
          </w:r>
          <w:r>
            <w:rPr>
              <w:rStyle w:val="af0"/>
              <w:rFonts w:ascii="Times New Roman" w:eastAsia="黑体" w:hAnsi="Times New Roman" w:cs="Times New Roman"/>
            </w:rPr>
            <w:fldChar w:fldCharType="separate"/>
          </w:r>
          <w:r w:rsidR="00EB6977" w:rsidRPr="005C6519">
            <w:rPr>
              <w:rStyle w:val="af0"/>
              <w:rFonts w:ascii="Times New Roman" w:eastAsia="黑体" w:hAnsi="Times New Roman" w:cs="Times New Roman"/>
              <w:noProof/>
            </w:rPr>
            <w:t>3.5.2.4</w:t>
          </w:r>
          <w:ins w:id="26" w:author="sszhu" w:date="2019-04-26T06:46:00Z">
            <w:r>
              <w:rPr>
                <w:rStyle w:val="af0"/>
                <w:rFonts w:ascii="Times New Roman" w:eastAsia="黑体" w:hAnsi="Times New Roman" w:cs="Times New Roman"/>
                <w:noProof/>
              </w:rPr>
              <w:t xml:space="preserve">   </w:t>
            </w:r>
          </w:ins>
          <w:r w:rsidR="00EB6977" w:rsidRPr="005C6519">
            <w:rPr>
              <w:rStyle w:val="af0"/>
              <w:noProof/>
            </w:rPr>
            <w:t>小节</w:t>
          </w:r>
          <w:r w:rsidR="00EB6977" w:rsidRPr="005C6519">
            <w:rPr>
              <w:rStyle w:val="af0"/>
              <w:rFonts w:ascii="Times New Roman" w:eastAsia="黑体" w:hAnsi="Times New Roman" w:cs="Times New Roman"/>
              <w:noProof/>
            </w:rPr>
            <w:t>总结</w:t>
          </w:r>
          <w:r w:rsidR="00EB6977">
            <w:rPr>
              <w:noProof/>
              <w:webHidden/>
            </w:rPr>
            <w:tab/>
          </w:r>
          <w:r w:rsidR="00EB6977">
            <w:rPr>
              <w:noProof/>
              <w:webHidden/>
            </w:rPr>
            <w:fldChar w:fldCharType="begin"/>
          </w:r>
          <w:r w:rsidR="00EB6977">
            <w:rPr>
              <w:noProof/>
              <w:webHidden/>
            </w:rPr>
            <w:instrText xml:space="preserve"> PAGEREF _Toc6996094 \h </w:instrText>
          </w:r>
          <w:r w:rsidR="00EB6977">
            <w:rPr>
              <w:noProof/>
              <w:webHidden/>
            </w:rPr>
          </w:r>
          <w:r w:rsidR="00EB6977">
            <w:rPr>
              <w:noProof/>
              <w:webHidden/>
            </w:rPr>
            <w:fldChar w:fldCharType="separate"/>
          </w:r>
          <w:r w:rsidR="00EB6977">
            <w:rPr>
              <w:noProof/>
              <w:webHidden/>
            </w:rPr>
            <w:t>19</w:t>
          </w:r>
          <w:r w:rsidR="00EB6977">
            <w:rPr>
              <w:noProof/>
              <w:webHidden/>
            </w:rPr>
            <w:fldChar w:fldCharType="end"/>
          </w:r>
          <w:r>
            <w:rPr>
              <w:noProof/>
            </w:rPr>
            <w:fldChar w:fldCharType="end"/>
          </w:r>
        </w:p>
        <w:p w14:paraId="71B34616" w14:textId="77777777" w:rsidR="00EB6977" w:rsidRDefault="00270AB8">
          <w:pPr>
            <w:pStyle w:val="TOC2"/>
            <w:tabs>
              <w:tab w:val="left" w:pos="660"/>
              <w:tab w:val="right" w:leader="dot" w:pos="8290"/>
            </w:tabs>
            <w:rPr>
              <w:rFonts w:eastAsiaTheme="minorEastAsia"/>
              <w:noProof/>
              <w:kern w:val="2"/>
              <w:sz w:val="24"/>
              <w:szCs w:val="24"/>
            </w:rPr>
          </w:pPr>
          <w:hyperlink w:anchor="_Toc6996095" w:history="1">
            <w:r w:rsidR="00EB6977" w:rsidRPr="005C6519">
              <w:rPr>
                <w:rStyle w:val="af0"/>
                <w:rFonts w:ascii="Times New Roman" w:eastAsia="黑体" w:hAnsi="Times New Roman" w:cs="Times New Roman"/>
                <w:noProof/>
              </w:rPr>
              <w:t>3.6</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本章总结</w:t>
            </w:r>
            <w:r w:rsidR="00EB6977">
              <w:rPr>
                <w:noProof/>
                <w:webHidden/>
              </w:rPr>
              <w:tab/>
            </w:r>
            <w:r w:rsidR="00EB6977">
              <w:rPr>
                <w:noProof/>
                <w:webHidden/>
              </w:rPr>
              <w:fldChar w:fldCharType="begin"/>
            </w:r>
            <w:r w:rsidR="00EB6977">
              <w:rPr>
                <w:noProof/>
                <w:webHidden/>
              </w:rPr>
              <w:instrText xml:space="preserve"> PAGEREF _Toc6996095 \h </w:instrText>
            </w:r>
            <w:r w:rsidR="00EB6977">
              <w:rPr>
                <w:noProof/>
                <w:webHidden/>
              </w:rPr>
            </w:r>
            <w:r w:rsidR="00EB6977">
              <w:rPr>
                <w:noProof/>
                <w:webHidden/>
              </w:rPr>
              <w:fldChar w:fldCharType="separate"/>
            </w:r>
            <w:r w:rsidR="00EB6977">
              <w:rPr>
                <w:noProof/>
                <w:webHidden/>
              </w:rPr>
              <w:t>19</w:t>
            </w:r>
            <w:r w:rsidR="00EB6977">
              <w:rPr>
                <w:noProof/>
                <w:webHidden/>
              </w:rPr>
              <w:fldChar w:fldCharType="end"/>
            </w:r>
          </w:hyperlink>
        </w:p>
        <w:p w14:paraId="0594B9D3" w14:textId="77777777" w:rsidR="00EB6977" w:rsidRDefault="00270AB8">
          <w:pPr>
            <w:pStyle w:val="TOC1"/>
            <w:tabs>
              <w:tab w:val="left" w:pos="440"/>
              <w:tab w:val="right" w:leader="dot" w:pos="8290"/>
            </w:tabs>
            <w:rPr>
              <w:rFonts w:asciiTheme="minorHAnsi" w:eastAsiaTheme="minorEastAsia"/>
              <w:b w:val="0"/>
              <w:bCs w:val="0"/>
              <w:noProof/>
              <w:color w:val="auto"/>
              <w:kern w:val="2"/>
            </w:rPr>
          </w:pPr>
          <w:hyperlink w:anchor="_Toc6996096" w:history="1">
            <w:r w:rsidR="00EB6977" w:rsidRPr="005C6519">
              <w:rPr>
                <w:rStyle w:val="af0"/>
                <w:noProof/>
              </w:rPr>
              <w:t>4</w:t>
            </w:r>
            <w:r w:rsidR="00EB6977">
              <w:rPr>
                <w:rFonts w:asciiTheme="minorHAnsi" w:eastAsiaTheme="minorEastAsia"/>
                <w:b w:val="0"/>
                <w:bCs w:val="0"/>
                <w:noProof/>
                <w:color w:val="auto"/>
                <w:kern w:val="2"/>
              </w:rPr>
              <w:tab/>
            </w:r>
            <w:r w:rsidR="00EB6977" w:rsidRPr="005C6519">
              <w:rPr>
                <w:rStyle w:val="af0"/>
                <w:noProof/>
              </w:rPr>
              <w:t>医疗数据共享与隐私保护电子病历系统设计</w:t>
            </w:r>
            <w:r w:rsidR="00EB6977">
              <w:rPr>
                <w:noProof/>
                <w:webHidden/>
              </w:rPr>
              <w:tab/>
            </w:r>
            <w:r w:rsidR="00EB6977">
              <w:rPr>
                <w:noProof/>
                <w:webHidden/>
              </w:rPr>
              <w:fldChar w:fldCharType="begin"/>
            </w:r>
            <w:r w:rsidR="00EB6977">
              <w:rPr>
                <w:noProof/>
                <w:webHidden/>
              </w:rPr>
              <w:instrText xml:space="preserve"> PAGEREF _Toc6996096 \h </w:instrText>
            </w:r>
            <w:r w:rsidR="00EB6977">
              <w:rPr>
                <w:noProof/>
                <w:webHidden/>
              </w:rPr>
            </w:r>
            <w:r w:rsidR="00EB6977">
              <w:rPr>
                <w:noProof/>
                <w:webHidden/>
              </w:rPr>
              <w:fldChar w:fldCharType="separate"/>
            </w:r>
            <w:r w:rsidR="00EB6977">
              <w:rPr>
                <w:noProof/>
                <w:webHidden/>
              </w:rPr>
              <w:t>19</w:t>
            </w:r>
            <w:r w:rsidR="00EB6977">
              <w:rPr>
                <w:noProof/>
                <w:webHidden/>
              </w:rPr>
              <w:fldChar w:fldCharType="end"/>
            </w:r>
          </w:hyperlink>
        </w:p>
        <w:p w14:paraId="35A982A2" w14:textId="77777777" w:rsidR="00EB6977" w:rsidRDefault="00270AB8">
          <w:pPr>
            <w:pStyle w:val="TOC2"/>
            <w:tabs>
              <w:tab w:val="left" w:pos="660"/>
              <w:tab w:val="right" w:leader="dot" w:pos="8290"/>
            </w:tabs>
            <w:rPr>
              <w:rFonts w:eastAsiaTheme="minorEastAsia"/>
              <w:noProof/>
              <w:kern w:val="2"/>
              <w:sz w:val="24"/>
              <w:szCs w:val="24"/>
            </w:rPr>
          </w:pPr>
          <w:hyperlink w:anchor="_Toc6996097" w:history="1">
            <w:r w:rsidR="00EB6977" w:rsidRPr="005C6519">
              <w:rPr>
                <w:rStyle w:val="af0"/>
                <w:rFonts w:ascii="Times New Roman" w:eastAsia="黑体" w:hAnsi="Times New Roman" w:cs="Times New Roman"/>
                <w:noProof/>
              </w:rPr>
              <w:t>4.1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整体框架设计</w:t>
            </w:r>
            <w:r w:rsidR="00EB6977">
              <w:rPr>
                <w:noProof/>
                <w:webHidden/>
              </w:rPr>
              <w:tab/>
            </w:r>
            <w:r w:rsidR="00EB6977">
              <w:rPr>
                <w:noProof/>
                <w:webHidden/>
              </w:rPr>
              <w:fldChar w:fldCharType="begin"/>
            </w:r>
            <w:r w:rsidR="00EB6977">
              <w:rPr>
                <w:noProof/>
                <w:webHidden/>
              </w:rPr>
              <w:instrText xml:space="preserve"> PAGEREF _Toc6996097 \h </w:instrText>
            </w:r>
            <w:r w:rsidR="00EB6977">
              <w:rPr>
                <w:noProof/>
                <w:webHidden/>
              </w:rPr>
            </w:r>
            <w:r w:rsidR="00EB6977">
              <w:rPr>
                <w:noProof/>
                <w:webHidden/>
              </w:rPr>
              <w:fldChar w:fldCharType="separate"/>
            </w:r>
            <w:r w:rsidR="00EB6977">
              <w:rPr>
                <w:noProof/>
                <w:webHidden/>
              </w:rPr>
              <w:t>19</w:t>
            </w:r>
            <w:r w:rsidR="00EB6977">
              <w:rPr>
                <w:noProof/>
                <w:webHidden/>
              </w:rPr>
              <w:fldChar w:fldCharType="end"/>
            </w:r>
          </w:hyperlink>
        </w:p>
        <w:p w14:paraId="4305566B" w14:textId="77777777" w:rsidR="00EB6977" w:rsidRDefault="00270AB8">
          <w:pPr>
            <w:pStyle w:val="TOC2"/>
            <w:tabs>
              <w:tab w:val="left" w:pos="660"/>
              <w:tab w:val="right" w:leader="dot" w:pos="8290"/>
            </w:tabs>
            <w:rPr>
              <w:rFonts w:eastAsiaTheme="minorEastAsia"/>
              <w:noProof/>
              <w:kern w:val="2"/>
              <w:sz w:val="24"/>
              <w:szCs w:val="24"/>
            </w:rPr>
          </w:pPr>
          <w:hyperlink w:anchor="_Toc6996098" w:history="1">
            <w:r w:rsidR="00EB6977" w:rsidRPr="005C6519">
              <w:rPr>
                <w:rStyle w:val="af0"/>
                <w:rFonts w:ascii="Times New Roman" w:eastAsia="黑体" w:hAnsi="Times New Roman" w:cs="Times New Roman"/>
                <w:noProof/>
              </w:rPr>
              <w:t>4.2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存储设计</w:t>
            </w:r>
            <w:r w:rsidR="00EB6977">
              <w:rPr>
                <w:noProof/>
                <w:webHidden/>
              </w:rPr>
              <w:tab/>
            </w:r>
            <w:r w:rsidR="00EB6977">
              <w:rPr>
                <w:noProof/>
                <w:webHidden/>
              </w:rPr>
              <w:fldChar w:fldCharType="begin"/>
            </w:r>
            <w:r w:rsidR="00EB6977">
              <w:rPr>
                <w:noProof/>
                <w:webHidden/>
              </w:rPr>
              <w:instrText xml:space="preserve"> PAGEREF _Toc6996098 \h </w:instrText>
            </w:r>
            <w:r w:rsidR="00EB6977">
              <w:rPr>
                <w:noProof/>
                <w:webHidden/>
              </w:rPr>
            </w:r>
            <w:r w:rsidR="00EB6977">
              <w:rPr>
                <w:noProof/>
                <w:webHidden/>
              </w:rPr>
              <w:fldChar w:fldCharType="separate"/>
            </w:r>
            <w:r w:rsidR="00EB6977">
              <w:rPr>
                <w:noProof/>
                <w:webHidden/>
              </w:rPr>
              <w:t>21</w:t>
            </w:r>
            <w:r w:rsidR="00EB6977">
              <w:rPr>
                <w:noProof/>
                <w:webHidden/>
              </w:rPr>
              <w:fldChar w:fldCharType="end"/>
            </w:r>
          </w:hyperlink>
        </w:p>
        <w:p w14:paraId="3ED13158" w14:textId="77777777" w:rsidR="00EB6977" w:rsidRDefault="00270AB8">
          <w:pPr>
            <w:pStyle w:val="TOC2"/>
            <w:tabs>
              <w:tab w:val="left" w:pos="660"/>
              <w:tab w:val="right" w:leader="dot" w:pos="8290"/>
            </w:tabs>
            <w:rPr>
              <w:rFonts w:eastAsiaTheme="minorEastAsia"/>
              <w:noProof/>
              <w:kern w:val="2"/>
              <w:sz w:val="24"/>
              <w:szCs w:val="24"/>
            </w:rPr>
          </w:pPr>
          <w:hyperlink w:anchor="_Toc6996099" w:history="1">
            <w:r w:rsidR="00EB6977" w:rsidRPr="005C6519">
              <w:rPr>
                <w:rStyle w:val="af0"/>
                <w:rFonts w:ascii="Times New Roman" w:eastAsia="黑体" w:hAnsi="Times New Roman" w:cs="Times New Roman"/>
                <w:noProof/>
              </w:rPr>
              <w:t>4.3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开发环境</w:t>
            </w:r>
            <w:r w:rsidR="00EB6977" w:rsidRPr="005C6519">
              <w:rPr>
                <w:rStyle w:val="af0"/>
                <w:rFonts w:ascii="Times New Roman" w:eastAsia="黑体" w:hAnsi="Times New Roman" w:cs="Times New Roman"/>
                <w:noProof/>
              </w:rPr>
              <w:t>/</w:t>
            </w:r>
            <w:r w:rsidR="00EB6977" w:rsidRPr="005C6519">
              <w:rPr>
                <w:rStyle w:val="af0"/>
                <w:rFonts w:ascii="Times New Roman" w:eastAsia="黑体" w:hAnsi="Times New Roman" w:cs="Times New Roman"/>
                <w:noProof/>
              </w:rPr>
              <w:t>运行环境</w:t>
            </w:r>
            <w:r w:rsidR="00EB6977">
              <w:rPr>
                <w:noProof/>
                <w:webHidden/>
              </w:rPr>
              <w:tab/>
            </w:r>
            <w:r w:rsidR="00EB6977">
              <w:rPr>
                <w:noProof/>
                <w:webHidden/>
              </w:rPr>
              <w:fldChar w:fldCharType="begin"/>
            </w:r>
            <w:r w:rsidR="00EB6977">
              <w:rPr>
                <w:noProof/>
                <w:webHidden/>
              </w:rPr>
              <w:instrText xml:space="preserve"> PAGEREF _Toc6996099 \h </w:instrText>
            </w:r>
            <w:r w:rsidR="00EB6977">
              <w:rPr>
                <w:noProof/>
                <w:webHidden/>
              </w:rPr>
            </w:r>
            <w:r w:rsidR="00EB6977">
              <w:rPr>
                <w:noProof/>
                <w:webHidden/>
              </w:rPr>
              <w:fldChar w:fldCharType="separate"/>
            </w:r>
            <w:r w:rsidR="00EB6977">
              <w:rPr>
                <w:noProof/>
                <w:webHidden/>
              </w:rPr>
              <w:t>21</w:t>
            </w:r>
            <w:r w:rsidR="00EB6977">
              <w:rPr>
                <w:noProof/>
                <w:webHidden/>
              </w:rPr>
              <w:fldChar w:fldCharType="end"/>
            </w:r>
          </w:hyperlink>
        </w:p>
        <w:p w14:paraId="7A5EDB13" w14:textId="77777777" w:rsidR="00EB6977" w:rsidRDefault="00270AB8">
          <w:pPr>
            <w:pStyle w:val="TOC2"/>
            <w:tabs>
              <w:tab w:val="left" w:pos="660"/>
              <w:tab w:val="right" w:leader="dot" w:pos="8290"/>
            </w:tabs>
            <w:rPr>
              <w:rFonts w:eastAsiaTheme="minorEastAsia"/>
              <w:noProof/>
              <w:kern w:val="2"/>
              <w:sz w:val="24"/>
              <w:szCs w:val="24"/>
            </w:rPr>
          </w:pPr>
          <w:hyperlink w:anchor="_Toc6996100" w:history="1">
            <w:r w:rsidR="00EB6977" w:rsidRPr="005C6519">
              <w:rPr>
                <w:rStyle w:val="af0"/>
                <w:rFonts w:ascii="Times New Roman" w:eastAsia="黑体" w:hAnsi="Times New Roman" w:cs="Times New Roman"/>
                <w:noProof/>
              </w:rPr>
              <w:t>4.4</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开发技术</w:t>
            </w:r>
            <w:r w:rsidR="00EB6977">
              <w:rPr>
                <w:noProof/>
                <w:webHidden/>
              </w:rPr>
              <w:tab/>
            </w:r>
            <w:r w:rsidR="00EB6977">
              <w:rPr>
                <w:noProof/>
                <w:webHidden/>
              </w:rPr>
              <w:fldChar w:fldCharType="begin"/>
            </w:r>
            <w:r w:rsidR="00EB6977">
              <w:rPr>
                <w:noProof/>
                <w:webHidden/>
              </w:rPr>
              <w:instrText xml:space="preserve"> PAGEREF _Toc6996100 \h </w:instrText>
            </w:r>
            <w:r w:rsidR="00EB6977">
              <w:rPr>
                <w:noProof/>
                <w:webHidden/>
              </w:rPr>
            </w:r>
            <w:r w:rsidR="00EB6977">
              <w:rPr>
                <w:noProof/>
                <w:webHidden/>
              </w:rPr>
              <w:fldChar w:fldCharType="separate"/>
            </w:r>
            <w:r w:rsidR="00EB6977">
              <w:rPr>
                <w:noProof/>
                <w:webHidden/>
              </w:rPr>
              <w:t>22</w:t>
            </w:r>
            <w:r w:rsidR="00EB6977">
              <w:rPr>
                <w:noProof/>
                <w:webHidden/>
              </w:rPr>
              <w:fldChar w:fldCharType="end"/>
            </w:r>
          </w:hyperlink>
        </w:p>
        <w:p w14:paraId="24076D80" w14:textId="77777777" w:rsidR="00EB6977" w:rsidRDefault="00270AB8">
          <w:pPr>
            <w:pStyle w:val="TOC2"/>
            <w:tabs>
              <w:tab w:val="left" w:pos="880"/>
              <w:tab w:val="right" w:leader="dot" w:pos="8290"/>
            </w:tabs>
            <w:rPr>
              <w:rFonts w:eastAsiaTheme="minorEastAsia"/>
              <w:noProof/>
              <w:kern w:val="2"/>
              <w:sz w:val="24"/>
              <w:szCs w:val="24"/>
            </w:rPr>
          </w:pPr>
          <w:hyperlink w:anchor="_Toc6996101" w:history="1">
            <w:r w:rsidR="00EB6977" w:rsidRPr="005C6519">
              <w:rPr>
                <w:rStyle w:val="af0"/>
                <w:rFonts w:ascii="Times New Roman" w:eastAsia="黑体" w:hAnsi="Times New Roman" w:cs="Times New Roman"/>
                <w:noProof/>
              </w:rPr>
              <w:t>4.4.1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Node.js</w:t>
            </w:r>
            <w:r w:rsidR="00EB6977" w:rsidRPr="005C6519">
              <w:rPr>
                <w:rStyle w:val="af0"/>
                <w:rFonts w:ascii="Times New Roman" w:eastAsia="黑体" w:hAnsi="Times New Roman" w:cs="Times New Roman"/>
                <w:noProof/>
              </w:rPr>
              <w:t>和</w:t>
            </w:r>
            <w:r w:rsidR="00EB6977" w:rsidRPr="005C6519">
              <w:rPr>
                <w:rStyle w:val="af0"/>
                <w:rFonts w:ascii="Times New Roman" w:eastAsia="黑体" w:hAnsi="Times New Roman" w:cs="Times New Roman"/>
                <w:noProof/>
              </w:rPr>
              <w:t>Express</w:t>
            </w:r>
            <w:r w:rsidR="00EB6977">
              <w:rPr>
                <w:noProof/>
                <w:webHidden/>
              </w:rPr>
              <w:tab/>
            </w:r>
            <w:r w:rsidR="00EB6977">
              <w:rPr>
                <w:noProof/>
                <w:webHidden/>
              </w:rPr>
              <w:fldChar w:fldCharType="begin"/>
            </w:r>
            <w:r w:rsidR="00EB6977">
              <w:rPr>
                <w:noProof/>
                <w:webHidden/>
              </w:rPr>
              <w:instrText xml:space="preserve"> PAGEREF _Toc6996101 \h </w:instrText>
            </w:r>
            <w:r w:rsidR="00EB6977">
              <w:rPr>
                <w:noProof/>
                <w:webHidden/>
              </w:rPr>
            </w:r>
            <w:r w:rsidR="00EB6977">
              <w:rPr>
                <w:noProof/>
                <w:webHidden/>
              </w:rPr>
              <w:fldChar w:fldCharType="separate"/>
            </w:r>
            <w:r w:rsidR="00EB6977">
              <w:rPr>
                <w:noProof/>
                <w:webHidden/>
              </w:rPr>
              <w:t>22</w:t>
            </w:r>
            <w:r w:rsidR="00EB6977">
              <w:rPr>
                <w:noProof/>
                <w:webHidden/>
              </w:rPr>
              <w:fldChar w:fldCharType="end"/>
            </w:r>
          </w:hyperlink>
        </w:p>
        <w:p w14:paraId="4C009C3E" w14:textId="77777777" w:rsidR="00EB6977" w:rsidRDefault="00270AB8">
          <w:pPr>
            <w:pStyle w:val="TOC2"/>
            <w:tabs>
              <w:tab w:val="left" w:pos="880"/>
              <w:tab w:val="right" w:leader="dot" w:pos="8290"/>
            </w:tabs>
            <w:rPr>
              <w:rFonts w:eastAsiaTheme="minorEastAsia"/>
              <w:noProof/>
              <w:kern w:val="2"/>
              <w:sz w:val="24"/>
              <w:szCs w:val="24"/>
            </w:rPr>
          </w:pPr>
          <w:hyperlink w:anchor="_Toc6996102" w:history="1">
            <w:r w:rsidR="00EB6977" w:rsidRPr="005C6519">
              <w:rPr>
                <w:rStyle w:val="af0"/>
                <w:rFonts w:ascii="Times New Roman" w:eastAsia="黑体" w:hAnsi="Times New Roman" w:cs="Times New Roman"/>
                <w:noProof/>
              </w:rPr>
              <w:t>4.4.2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Solidity</w:t>
            </w:r>
            <w:r w:rsidR="00EB6977">
              <w:rPr>
                <w:noProof/>
                <w:webHidden/>
              </w:rPr>
              <w:tab/>
            </w:r>
            <w:r w:rsidR="00EB6977">
              <w:rPr>
                <w:noProof/>
                <w:webHidden/>
              </w:rPr>
              <w:fldChar w:fldCharType="begin"/>
            </w:r>
            <w:r w:rsidR="00EB6977">
              <w:rPr>
                <w:noProof/>
                <w:webHidden/>
              </w:rPr>
              <w:instrText xml:space="preserve"> PAGEREF _Toc6996102 \h </w:instrText>
            </w:r>
            <w:r w:rsidR="00EB6977">
              <w:rPr>
                <w:noProof/>
                <w:webHidden/>
              </w:rPr>
            </w:r>
            <w:r w:rsidR="00EB6977">
              <w:rPr>
                <w:noProof/>
                <w:webHidden/>
              </w:rPr>
              <w:fldChar w:fldCharType="separate"/>
            </w:r>
            <w:r w:rsidR="00EB6977">
              <w:rPr>
                <w:noProof/>
                <w:webHidden/>
              </w:rPr>
              <w:t>22</w:t>
            </w:r>
            <w:r w:rsidR="00EB6977">
              <w:rPr>
                <w:noProof/>
                <w:webHidden/>
              </w:rPr>
              <w:fldChar w:fldCharType="end"/>
            </w:r>
          </w:hyperlink>
        </w:p>
        <w:p w14:paraId="4E76E112" w14:textId="77777777" w:rsidR="00EB6977" w:rsidRDefault="00270AB8">
          <w:pPr>
            <w:pStyle w:val="TOC2"/>
            <w:tabs>
              <w:tab w:val="left" w:pos="880"/>
              <w:tab w:val="right" w:leader="dot" w:pos="8290"/>
            </w:tabs>
            <w:rPr>
              <w:rFonts w:eastAsiaTheme="minorEastAsia"/>
              <w:noProof/>
              <w:kern w:val="2"/>
              <w:sz w:val="24"/>
              <w:szCs w:val="24"/>
            </w:rPr>
          </w:pPr>
          <w:hyperlink w:anchor="_Toc6996103" w:history="1">
            <w:r w:rsidR="00EB6977" w:rsidRPr="005C6519">
              <w:rPr>
                <w:rStyle w:val="af0"/>
                <w:rFonts w:ascii="Times New Roman" w:eastAsia="黑体" w:hAnsi="Times New Roman" w:cs="Times New Roman"/>
                <w:noProof/>
              </w:rPr>
              <w:t>4.4.3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AES</w:t>
            </w:r>
            <w:r w:rsidR="00EB6977" w:rsidRPr="005C6519">
              <w:rPr>
                <w:rStyle w:val="af0"/>
                <w:rFonts w:ascii="Times New Roman" w:eastAsia="黑体" w:hAnsi="Times New Roman" w:cs="Times New Roman"/>
                <w:noProof/>
              </w:rPr>
              <w:t>加密算法实现</w:t>
            </w:r>
            <w:r w:rsidR="00EB6977">
              <w:rPr>
                <w:noProof/>
                <w:webHidden/>
              </w:rPr>
              <w:tab/>
            </w:r>
            <w:r w:rsidR="00EB6977">
              <w:rPr>
                <w:noProof/>
                <w:webHidden/>
              </w:rPr>
              <w:fldChar w:fldCharType="begin"/>
            </w:r>
            <w:r w:rsidR="00EB6977">
              <w:rPr>
                <w:noProof/>
                <w:webHidden/>
              </w:rPr>
              <w:instrText xml:space="preserve"> PAGEREF _Toc6996103 \h </w:instrText>
            </w:r>
            <w:r w:rsidR="00EB6977">
              <w:rPr>
                <w:noProof/>
                <w:webHidden/>
              </w:rPr>
            </w:r>
            <w:r w:rsidR="00EB6977">
              <w:rPr>
                <w:noProof/>
                <w:webHidden/>
              </w:rPr>
              <w:fldChar w:fldCharType="separate"/>
            </w:r>
            <w:r w:rsidR="00EB6977">
              <w:rPr>
                <w:noProof/>
                <w:webHidden/>
              </w:rPr>
              <w:t>24</w:t>
            </w:r>
            <w:r w:rsidR="00EB6977">
              <w:rPr>
                <w:noProof/>
                <w:webHidden/>
              </w:rPr>
              <w:fldChar w:fldCharType="end"/>
            </w:r>
          </w:hyperlink>
        </w:p>
        <w:p w14:paraId="41A5549E" w14:textId="77777777" w:rsidR="00EB6977" w:rsidRDefault="00270AB8">
          <w:pPr>
            <w:pStyle w:val="TOC2"/>
            <w:tabs>
              <w:tab w:val="left" w:pos="660"/>
              <w:tab w:val="right" w:leader="dot" w:pos="8290"/>
            </w:tabs>
            <w:rPr>
              <w:rFonts w:eastAsiaTheme="minorEastAsia"/>
              <w:noProof/>
              <w:kern w:val="2"/>
              <w:sz w:val="24"/>
              <w:szCs w:val="24"/>
            </w:rPr>
          </w:pPr>
          <w:hyperlink w:anchor="_Toc6996104" w:history="1">
            <w:r w:rsidR="00EB6977" w:rsidRPr="005C6519">
              <w:rPr>
                <w:rStyle w:val="af0"/>
                <w:rFonts w:ascii="Times New Roman" w:eastAsia="黑体" w:hAnsi="Times New Roman" w:cs="Times New Roman"/>
                <w:noProof/>
              </w:rPr>
              <w:t>4.5</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API</w:t>
            </w:r>
            <w:r w:rsidR="00EB6977" w:rsidRPr="005C6519">
              <w:rPr>
                <w:rStyle w:val="af0"/>
                <w:rFonts w:ascii="Times New Roman" w:eastAsia="黑体" w:hAnsi="Times New Roman" w:cs="Times New Roman"/>
                <w:noProof/>
              </w:rPr>
              <w:t>设计、界面设计与演示</w:t>
            </w:r>
            <w:r w:rsidR="00EB6977">
              <w:rPr>
                <w:noProof/>
                <w:webHidden/>
              </w:rPr>
              <w:tab/>
            </w:r>
            <w:r w:rsidR="00EB6977">
              <w:rPr>
                <w:noProof/>
                <w:webHidden/>
              </w:rPr>
              <w:fldChar w:fldCharType="begin"/>
            </w:r>
            <w:r w:rsidR="00EB6977">
              <w:rPr>
                <w:noProof/>
                <w:webHidden/>
              </w:rPr>
              <w:instrText xml:space="preserve"> PAGEREF _Toc6996104 \h </w:instrText>
            </w:r>
            <w:r w:rsidR="00EB6977">
              <w:rPr>
                <w:noProof/>
                <w:webHidden/>
              </w:rPr>
            </w:r>
            <w:r w:rsidR="00EB6977">
              <w:rPr>
                <w:noProof/>
                <w:webHidden/>
              </w:rPr>
              <w:fldChar w:fldCharType="separate"/>
            </w:r>
            <w:r w:rsidR="00EB6977">
              <w:rPr>
                <w:noProof/>
                <w:webHidden/>
              </w:rPr>
              <w:t>25</w:t>
            </w:r>
            <w:r w:rsidR="00EB6977">
              <w:rPr>
                <w:noProof/>
                <w:webHidden/>
              </w:rPr>
              <w:fldChar w:fldCharType="end"/>
            </w:r>
          </w:hyperlink>
        </w:p>
        <w:p w14:paraId="7EAC0C82" w14:textId="77777777" w:rsidR="00EB6977" w:rsidRDefault="00270AB8">
          <w:pPr>
            <w:pStyle w:val="TOC2"/>
            <w:tabs>
              <w:tab w:val="left" w:pos="660"/>
              <w:tab w:val="right" w:leader="dot" w:pos="8290"/>
            </w:tabs>
            <w:rPr>
              <w:rFonts w:eastAsiaTheme="minorEastAsia"/>
              <w:noProof/>
              <w:kern w:val="2"/>
              <w:sz w:val="24"/>
              <w:szCs w:val="24"/>
            </w:rPr>
          </w:pPr>
          <w:hyperlink w:anchor="_Toc6996105" w:history="1">
            <w:r w:rsidR="00EB6977" w:rsidRPr="005C6519">
              <w:rPr>
                <w:rStyle w:val="af0"/>
                <w:rFonts w:ascii="Times New Roman" w:eastAsia="黑体" w:hAnsi="Times New Roman" w:cs="Times New Roman"/>
                <w:noProof/>
              </w:rPr>
              <w:t>4.6</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系统正确性分析</w:t>
            </w:r>
            <w:r w:rsidR="00EB6977">
              <w:rPr>
                <w:noProof/>
                <w:webHidden/>
              </w:rPr>
              <w:tab/>
            </w:r>
            <w:r w:rsidR="00EB6977">
              <w:rPr>
                <w:noProof/>
                <w:webHidden/>
              </w:rPr>
              <w:fldChar w:fldCharType="begin"/>
            </w:r>
            <w:r w:rsidR="00EB6977">
              <w:rPr>
                <w:noProof/>
                <w:webHidden/>
              </w:rPr>
              <w:instrText xml:space="preserve"> PAGEREF _Toc6996105 \h </w:instrText>
            </w:r>
            <w:r w:rsidR="00EB6977">
              <w:rPr>
                <w:noProof/>
                <w:webHidden/>
              </w:rPr>
            </w:r>
            <w:r w:rsidR="00EB6977">
              <w:rPr>
                <w:noProof/>
                <w:webHidden/>
              </w:rPr>
              <w:fldChar w:fldCharType="separate"/>
            </w:r>
            <w:r w:rsidR="00EB6977">
              <w:rPr>
                <w:noProof/>
                <w:webHidden/>
              </w:rPr>
              <w:t>26</w:t>
            </w:r>
            <w:r w:rsidR="00EB6977">
              <w:rPr>
                <w:noProof/>
                <w:webHidden/>
              </w:rPr>
              <w:fldChar w:fldCharType="end"/>
            </w:r>
          </w:hyperlink>
        </w:p>
        <w:p w14:paraId="2968D2A3" w14:textId="77777777" w:rsidR="00EB6977" w:rsidRDefault="00270AB8">
          <w:pPr>
            <w:pStyle w:val="TOC2"/>
            <w:tabs>
              <w:tab w:val="left" w:pos="660"/>
              <w:tab w:val="right" w:leader="dot" w:pos="8290"/>
            </w:tabs>
            <w:rPr>
              <w:rFonts w:eastAsiaTheme="minorEastAsia"/>
              <w:noProof/>
              <w:kern w:val="2"/>
              <w:sz w:val="24"/>
              <w:szCs w:val="24"/>
            </w:rPr>
          </w:pPr>
          <w:hyperlink w:anchor="_Toc6996106" w:history="1">
            <w:r w:rsidR="00EB6977" w:rsidRPr="005C6519">
              <w:rPr>
                <w:rStyle w:val="af0"/>
                <w:rFonts w:ascii="Times New Roman" w:eastAsia="黑体" w:hAnsi="Times New Roman" w:cs="Times New Roman"/>
                <w:noProof/>
              </w:rPr>
              <w:t>4.7</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本章小结</w:t>
            </w:r>
            <w:r w:rsidR="00EB6977">
              <w:rPr>
                <w:noProof/>
                <w:webHidden/>
              </w:rPr>
              <w:tab/>
            </w:r>
            <w:r w:rsidR="00EB6977">
              <w:rPr>
                <w:noProof/>
                <w:webHidden/>
              </w:rPr>
              <w:fldChar w:fldCharType="begin"/>
            </w:r>
            <w:r w:rsidR="00EB6977">
              <w:rPr>
                <w:noProof/>
                <w:webHidden/>
              </w:rPr>
              <w:instrText xml:space="preserve"> PAGEREF _Toc6996106 \h </w:instrText>
            </w:r>
            <w:r w:rsidR="00EB6977">
              <w:rPr>
                <w:noProof/>
                <w:webHidden/>
              </w:rPr>
            </w:r>
            <w:r w:rsidR="00EB6977">
              <w:rPr>
                <w:noProof/>
                <w:webHidden/>
              </w:rPr>
              <w:fldChar w:fldCharType="separate"/>
            </w:r>
            <w:r w:rsidR="00EB6977">
              <w:rPr>
                <w:noProof/>
                <w:webHidden/>
              </w:rPr>
              <w:t>27</w:t>
            </w:r>
            <w:r w:rsidR="00EB6977">
              <w:rPr>
                <w:noProof/>
                <w:webHidden/>
              </w:rPr>
              <w:fldChar w:fldCharType="end"/>
            </w:r>
          </w:hyperlink>
        </w:p>
        <w:p w14:paraId="356570FC" w14:textId="77777777" w:rsidR="00EB6977" w:rsidRDefault="00270AB8">
          <w:pPr>
            <w:pStyle w:val="TOC1"/>
            <w:tabs>
              <w:tab w:val="left" w:pos="440"/>
              <w:tab w:val="right" w:leader="dot" w:pos="8290"/>
            </w:tabs>
            <w:rPr>
              <w:rFonts w:asciiTheme="minorHAnsi" w:eastAsiaTheme="minorEastAsia"/>
              <w:b w:val="0"/>
              <w:bCs w:val="0"/>
              <w:noProof/>
              <w:color w:val="auto"/>
              <w:kern w:val="2"/>
            </w:rPr>
          </w:pPr>
          <w:hyperlink w:anchor="_Toc6996107" w:history="1">
            <w:r w:rsidR="00EB6977" w:rsidRPr="005C6519">
              <w:rPr>
                <w:rStyle w:val="af0"/>
                <w:noProof/>
              </w:rPr>
              <w:t>5</w:t>
            </w:r>
            <w:r w:rsidR="00EB6977">
              <w:rPr>
                <w:rFonts w:asciiTheme="minorHAnsi" w:eastAsiaTheme="minorEastAsia"/>
                <w:b w:val="0"/>
                <w:bCs w:val="0"/>
                <w:noProof/>
                <w:color w:val="auto"/>
                <w:kern w:val="2"/>
              </w:rPr>
              <w:tab/>
            </w:r>
            <w:r w:rsidR="00EB6977" w:rsidRPr="005C6519">
              <w:rPr>
                <w:rStyle w:val="af0"/>
                <w:noProof/>
              </w:rPr>
              <w:t>问题与解决方案</w:t>
            </w:r>
            <w:r w:rsidR="00EB6977">
              <w:rPr>
                <w:noProof/>
                <w:webHidden/>
              </w:rPr>
              <w:tab/>
            </w:r>
            <w:r w:rsidR="00EB6977">
              <w:rPr>
                <w:noProof/>
                <w:webHidden/>
              </w:rPr>
              <w:fldChar w:fldCharType="begin"/>
            </w:r>
            <w:r w:rsidR="00EB6977">
              <w:rPr>
                <w:noProof/>
                <w:webHidden/>
              </w:rPr>
              <w:instrText xml:space="preserve"> PAGEREF _Toc6996107 \h </w:instrText>
            </w:r>
            <w:r w:rsidR="00EB6977">
              <w:rPr>
                <w:noProof/>
                <w:webHidden/>
              </w:rPr>
            </w:r>
            <w:r w:rsidR="00EB6977">
              <w:rPr>
                <w:noProof/>
                <w:webHidden/>
              </w:rPr>
              <w:fldChar w:fldCharType="separate"/>
            </w:r>
            <w:r w:rsidR="00EB6977">
              <w:rPr>
                <w:noProof/>
                <w:webHidden/>
              </w:rPr>
              <w:t>28</w:t>
            </w:r>
            <w:r w:rsidR="00EB6977">
              <w:rPr>
                <w:noProof/>
                <w:webHidden/>
              </w:rPr>
              <w:fldChar w:fldCharType="end"/>
            </w:r>
          </w:hyperlink>
        </w:p>
        <w:p w14:paraId="0FAC4F1D" w14:textId="77777777" w:rsidR="00EB6977" w:rsidRDefault="00270AB8">
          <w:pPr>
            <w:pStyle w:val="TOC2"/>
            <w:tabs>
              <w:tab w:val="left" w:pos="660"/>
              <w:tab w:val="right" w:leader="dot" w:pos="8290"/>
            </w:tabs>
            <w:rPr>
              <w:rFonts w:eastAsiaTheme="minorEastAsia"/>
              <w:noProof/>
              <w:kern w:val="2"/>
              <w:sz w:val="24"/>
              <w:szCs w:val="24"/>
            </w:rPr>
          </w:pPr>
          <w:hyperlink w:anchor="_Toc6996108" w:history="1">
            <w:r w:rsidR="00EB6977" w:rsidRPr="005C6519">
              <w:rPr>
                <w:rStyle w:val="af0"/>
                <w:rFonts w:ascii="Times New Roman" w:eastAsia="黑体" w:hAnsi="Times New Roman" w:cs="Times New Roman"/>
                <w:noProof/>
              </w:rPr>
              <w:t>5.1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遇到的技术问题和解决方法</w:t>
            </w:r>
            <w:r w:rsidR="00EB6977">
              <w:rPr>
                <w:noProof/>
                <w:webHidden/>
              </w:rPr>
              <w:tab/>
            </w:r>
            <w:r w:rsidR="00EB6977">
              <w:rPr>
                <w:noProof/>
                <w:webHidden/>
              </w:rPr>
              <w:fldChar w:fldCharType="begin"/>
            </w:r>
            <w:r w:rsidR="00EB6977">
              <w:rPr>
                <w:noProof/>
                <w:webHidden/>
              </w:rPr>
              <w:instrText xml:space="preserve"> PAGEREF _Toc6996108 \h </w:instrText>
            </w:r>
            <w:r w:rsidR="00EB6977">
              <w:rPr>
                <w:noProof/>
                <w:webHidden/>
              </w:rPr>
            </w:r>
            <w:r w:rsidR="00EB6977">
              <w:rPr>
                <w:noProof/>
                <w:webHidden/>
              </w:rPr>
              <w:fldChar w:fldCharType="separate"/>
            </w:r>
            <w:r w:rsidR="00EB6977">
              <w:rPr>
                <w:noProof/>
                <w:webHidden/>
              </w:rPr>
              <w:t>28</w:t>
            </w:r>
            <w:r w:rsidR="00EB6977">
              <w:rPr>
                <w:noProof/>
                <w:webHidden/>
              </w:rPr>
              <w:fldChar w:fldCharType="end"/>
            </w:r>
          </w:hyperlink>
        </w:p>
        <w:p w14:paraId="6063BDA9" w14:textId="77777777" w:rsidR="00EB6977" w:rsidRDefault="00270AB8">
          <w:pPr>
            <w:pStyle w:val="TOC2"/>
            <w:tabs>
              <w:tab w:val="left" w:pos="660"/>
              <w:tab w:val="right" w:leader="dot" w:pos="8290"/>
            </w:tabs>
            <w:rPr>
              <w:rFonts w:eastAsiaTheme="minorEastAsia"/>
              <w:noProof/>
              <w:kern w:val="2"/>
              <w:sz w:val="24"/>
              <w:szCs w:val="24"/>
            </w:rPr>
          </w:pPr>
          <w:hyperlink w:anchor="_Toc6996109" w:history="1">
            <w:r w:rsidR="00EB6977" w:rsidRPr="005C6519">
              <w:rPr>
                <w:rStyle w:val="af0"/>
                <w:rFonts w:ascii="Times New Roman" w:eastAsia="黑体" w:hAnsi="Times New Roman" w:cs="Times New Roman"/>
                <w:noProof/>
              </w:rPr>
              <w:t>5.2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技巧总结</w:t>
            </w:r>
            <w:r w:rsidR="00EB6977">
              <w:rPr>
                <w:noProof/>
                <w:webHidden/>
              </w:rPr>
              <w:tab/>
            </w:r>
            <w:r w:rsidR="00EB6977">
              <w:rPr>
                <w:noProof/>
                <w:webHidden/>
              </w:rPr>
              <w:fldChar w:fldCharType="begin"/>
            </w:r>
            <w:r w:rsidR="00EB6977">
              <w:rPr>
                <w:noProof/>
                <w:webHidden/>
              </w:rPr>
              <w:instrText xml:space="preserve"> PAGEREF _Toc6996109 \h </w:instrText>
            </w:r>
            <w:r w:rsidR="00EB6977">
              <w:rPr>
                <w:noProof/>
                <w:webHidden/>
              </w:rPr>
            </w:r>
            <w:r w:rsidR="00EB6977">
              <w:rPr>
                <w:noProof/>
                <w:webHidden/>
              </w:rPr>
              <w:fldChar w:fldCharType="separate"/>
            </w:r>
            <w:r w:rsidR="00EB6977">
              <w:rPr>
                <w:noProof/>
                <w:webHidden/>
              </w:rPr>
              <w:t>28</w:t>
            </w:r>
            <w:r w:rsidR="00EB6977">
              <w:rPr>
                <w:noProof/>
                <w:webHidden/>
              </w:rPr>
              <w:fldChar w:fldCharType="end"/>
            </w:r>
          </w:hyperlink>
        </w:p>
        <w:p w14:paraId="6D6FEA16" w14:textId="77777777" w:rsidR="00EB6977" w:rsidRDefault="00270AB8">
          <w:pPr>
            <w:pStyle w:val="TOC2"/>
            <w:tabs>
              <w:tab w:val="left" w:pos="660"/>
              <w:tab w:val="right" w:leader="dot" w:pos="8290"/>
            </w:tabs>
            <w:rPr>
              <w:rFonts w:eastAsiaTheme="minorEastAsia"/>
              <w:noProof/>
              <w:kern w:val="2"/>
              <w:sz w:val="24"/>
              <w:szCs w:val="24"/>
            </w:rPr>
          </w:pPr>
          <w:hyperlink w:anchor="_Toc6996110" w:history="1">
            <w:r w:rsidR="00EB6977" w:rsidRPr="005C6519">
              <w:rPr>
                <w:rStyle w:val="af0"/>
                <w:rFonts w:ascii="Times New Roman" w:eastAsia="黑体" w:hAnsi="Times New Roman" w:cs="Times New Roman"/>
                <w:noProof/>
              </w:rPr>
              <w:t>5.3</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本章总结</w:t>
            </w:r>
            <w:r w:rsidR="00EB6977">
              <w:rPr>
                <w:noProof/>
                <w:webHidden/>
              </w:rPr>
              <w:tab/>
            </w:r>
            <w:r w:rsidR="00EB6977">
              <w:rPr>
                <w:noProof/>
                <w:webHidden/>
              </w:rPr>
              <w:fldChar w:fldCharType="begin"/>
            </w:r>
            <w:r w:rsidR="00EB6977">
              <w:rPr>
                <w:noProof/>
                <w:webHidden/>
              </w:rPr>
              <w:instrText xml:space="preserve"> PAGEREF _Toc6996110 \h </w:instrText>
            </w:r>
            <w:r w:rsidR="00EB6977">
              <w:rPr>
                <w:noProof/>
                <w:webHidden/>
              </w:rPr>
            </w:r>
            <w:r w:rsidR="00EB6977">
              <w:rPr>
                <w:noProof/>
                <w:webHidden/>
              </w:rPr>
              <w:fldChar w:fldCharType="separate"/>
            </w:r>
            <w:r w:rsidR="00EB6977">
              <w:rPr>
                <w:noProof/>
                <w:webHidden/>
              </w:rPr>
              <w:t>28</w:t>
            </w:r>
            <w:r w:rsidR="00EB6977">
              <w:rPr>
                <w:noProof/>
                <w:webHidden/>
              </w:rPr>
              <w:fldChar w:fldCharType="end"/>
            </w:r>
          </w:hyperlink>
        </w:p>
        <w:p w14:paraId="79744B32" w14:textId="77777777" w:rsidR="00EB6977" w:rsidRDefault="00270AB8">
          <w:pPr>
            <w:pStyle w:val="TOC1"/>
            <w:tabs>
              <w:tab w:val="left" w:pos="440"/>
              <w:tab w:val="right" w:leader="dot" w:pos="8290"/>
            </w:tabs>
            <w:rPr>
              <w:rFonts w:asciiTheme="minorHAnsi" w:eastAsiaTheme="minorEastAsia"/>
              <w:b w:val="0"/>
              <w:bCs w:val="0"/>
              <w:noProof/>
              <w:color w:val="auto"/>
              <w:kern w:val="2"/>
            </w:rPr>
          </w:pPr>
          <w:hyperlink w:anchor="_Toc6996111" w:history="1">
            <w:r w:rsidR="00EB6977" w:rsidRPr="005C6519">
              <w:rPr>
                <w:rStyle w:val="af0"/>
                <w:noProof/>
              </w:rPr>
              <w:t>6</w:t>
            </w:r>
            <w:r w:rsidR="00EB6977">
              <w:rPr>
                <w:rFonts w:asciiTheme="minorHAnsi" w:eastAsiaTheme="minorEastAsia"/>
                <w:b w:val="0"/>
                <w:bCs w:val="0"/>
                <w:noProof/>
                <w:color w:val="auto"/>
                <w:kern w:val="2"/>
              </w:rPr>
              <w:tab/>
            </w:r>
            <w:r w:rsidR="00EB6977" w:rsidRPr="005C6519">
              <w:rPr>
                <w:rStyle w:val="af0"/>
                <w:noProof/>
              </w:rPr>
              <w:t>总结与展望</w:t>
            </w:r>
            <w:r w:rsidR="00EB6977">
              <w:rPr>
                <w:noProof/>
                <w:webHidden/>
              </w:rPr>
              <w:tab/>
            </w:r>
            <w:r w:rsidR="00EB6977">
              <w:rPr>
                <w:noProof/>
                <w:webHidden/>
              </w:rPr>
              <w:fldChar w:fldCharType="begin"/>
            </w:r>
            <w:r w:rsidR="00EB6977">
              <w:rPr>
                <w:noProof/>
                <w:webHidden/>
              </w:rPr>
              <w:instrText xml:space="preserve"> PAGEREF _Toc6996111 \h </w:instrText>
            </w:r>
            <w:r w:rsidR="00EB6977">
              <w:rPr>
                <w:noProof/>
                <w:webHidden/>
              </w:rPr>
            </w:r>
            <w:r w:rsidR="00EB6977">
              <w:rPr>
                <w:noProof/>
                <w:webHidden/>
              </w:rPr>
              <w:fldChar w:fldCharType="separate"/>
            </w:r>
            <w:r w:rsidR="00EB6977">
              <w:rPr>
                <w:noProof/>
                <w:webHidden/>
              </w:rPr>
              <w:t>29</w:t>
            </w:r>
            <w:r w:rsidR="00EB6977">
              <w:rPr>
                <w:noProof/>
                <w:webHidden/>
              </w:rPr>
              <w:fldChar w:fldCharType="end"/>
            </w:r>
          </w:hyperlink>
        </w:p>
        <w:p w14:paraId="7D75AB15" w14:textId="77777777" w:rsidR="00EB6977" w:rsidRDefault="00270AB8">
          <w:pPr>
            <w:pStyle w:val="TOC2"/>
            <w:tabs>
              <w:tab w:val="left" w:pos="660"/>
              <w:tab w:val="right" w:leader="dot" w:pos="8290"/>
            </w:tabs>
            <w:rPr>
              <w:rFonts w:eastAsiaTheme="minorEastAsia"/>
              <w:noProof/>
              <w:kern w:val="2"/>
              <w:sz w:val="24"/>
              <w:szCs w:val="24"/>
            </w:rPr>
          </w:pPr>
          <w:hyperlink w:anchor="_Toc6996112" w:history="1">
            <w:r w:rsidR="00EB6977" w:rsidRPr="005C6519">
              <w:rPr>
                <w:rStyle w:val="af0"/>
                <w:rFonts w:ascii="Times New Roman" w:eastAsia="黑体" w:hAnsi="Times New Roman" w:cs="Times New Roman"/>
                <w:noProof/>
              </w:rPr>
              <w:t>6.1</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总结</w:t>
            </w:r>
            <w:r w:rsidR="00EB6977">
              <w:rPr>
                <w:noProof/>
                <w:webHidden/>
              </w:rPr>
              <w:tab/>
            </w:r>
            <w:r w:rsidR="00EB6977">
              <w:rPr>
                <w:noProof/>
                <w:webHidden/>
              </w:rPr>
              <w:fldChar w:fldCharType="begin"/>
            </w:r>
            <w:r w:rsidR="00EB6977">
              <w:rPr>
                <w:noProof/>
                <w:webHidden/>
              </w:rPr>
              <w:instrText xml:space="preserve"> PAGEREF _Toc6996112 \h </w:instrText>
            </w:r>
            <w:r w:rsidR="00EB6977">
              <w:rPr>
                <w:noProof/>
                <w:webHidden/>
              </w:rPr>
            </w:r>
            <w:r w:rsidR="00EB6977">
              <w:rPr>
                <w:noProof/>
                <w:webHidden/>
              </w:rPr>
              <w:fldChar w:fldCharType="separate"/>
            </w:r>
            <w:r w:rsidR="00EB6977">
              <w:rPr>
                <w:noProof/>
                <w:webHidden/>
              </w:rPr>
              <w:t>29</w:t>
            </w:r>
            <w:r w:rsidR="00EB6977">
              <w:rPr>
                <w:noProof/>
                <w:webHidden/>
              </w:rPr>
              <w:fldChar w:fldCharType="end"/>
            </w:r>
          </w:hyperlink>
        </w:p>
        <w:p w14:paraId="26313074" w14:textId="77777777" w:rsidR="00EB6977" w:rsidRDefault="00270AB8">
          <w:pPr>
            <w:pStyle w:val="TOC2"/>
            <w:tabs>
              <w:tab w:val="left" w:pos="660"/>
              <w:tab w:val="right" w:leader="dot" w:pos="8290"/>
            </w:tabs>
            <w:rPr>
              <w:rFonts w:eastAsiaTheme="minorEastAsia"/>
              <w:noProof/>
              <w:kern w:val="2"/>
              <w:sz w:val="24"/>
              <w:szCs w:val="24"/>
            </w:rPr>
          </w:pPr>
          <w:hyperlink w:anchor="_Toc6996113" w:history="1">
            <w:r w:rsidR="00EB6977" w:rsidRPr="005C6519">
              <w:rPr>
                <w:rStyle w:val="af0"/>
                <w:rFonts w:ascii="Times New Roman" w:eastAsia="黑体" w:hAnsi="Times New Roman" w:cs="Times New Roman"/>
                <w:noProof/>
              </w:rPr>
              <w:t>6.2</w:t>
            </w:r>
            <w:r w:rsidR="00EB6977">
              <w:rPr>
                <w:rFonts w:eastAsiaTheme="minorEastAsia"/>
                <w:noProof/>
                <w:kern w:val="2"/>
                <w:sz w:val="24"/>
                <w:szCs w:val="24"/>
              </w:rPr>
              <w:tab/>
            </w:r>
            <w:r w:rsidR="00EB6977" w:rsidRPr="005C6519">
              <w:rPr>
                <w:rStyle w:val="af0"/>
                <w:rFonts w:ascii="Times New Roman" w:eastAsia="黑体" w:hAnsi="Times New Roman" w:cs="Times New Roman"/>
                <w:noProof/>
              </w:rPr>
              <w:t>展望</w:t>
            </w:r>
            <w:r w:rsidR="00EB6977">
              <w:rPr>
                <w:noProof/>
                <w:webHidden/>
              </w:rPr>
              <w:tab/>
            </w:r>
            <w:r w:rsidR="00EB6977">
              <w:rPr>
                <w:noProof/>
                <w:webHidden/>
              </w:rPr>
              <w:fldChar w:fldCharType="begin"/>
            </w:r>
            <w:r w:rsidR="00EB6977">
              <w:rPr>
                <w:noProof/>
                <w:webHidden/>
              </w:rPr>
              <w:instrText xml:space="preserve"> PAGEREF _Toc6996113 \h </w:instrText>
            </w:r>
            <w:r w:rsidR="00EB6977">
              <w:rPr>
                <w:noProof/>
                <w:webHidden/>
              </w:rPr>
            </w:r>
            <w:r w:rsidR="00EB6977">
              <w:rPr>
                <w:noProof/>
                <w:webHidden/>
              </w:rPr>
              <w:fldChar w:fldCharType="separate"/>
            </w:r>
            <w:r w:rsidR="00EB6977">
              <w:rPr>
                <w:noProof/>
                <w:webHidden/>
              </w:rPr>
              <w:t>29</w:t>
            </w:r>
            <w:r w:rsidR="00EB6977">
              <w:rPr>
                <w:noProof/>
                <w:webHidden/>
              </w:rPr>
              <w:fldChar w:fldCharType="end"/>
            </w:r>
          </w:hyperlink>
        </w:p>
        <w:p w14:paraId="481C944D" w14:textId="77777777" w:rsidR="00EB6977" w:rsidRDefault="00270AB8">
          <w:pPr>
            <w:pStyle w:val="TOC1"/>
            <w:tabs>
              <w:tab w:val="right" w:leader="dot" w:pos="8290"/>
            </w:tabs>
            <w:rPr>
              <w:rFonts w:asciiTheme="minorHAnsi" w:eastAsiaTheme="minorEastAsia"/>
              <w:b w:val="0"/>
              <w:bCs w:val="0"/>
              <w:noProof/>
              <w:color w:val="auto"/>
              <w:kern w:val="2"/>
            </w:rPr>
          </w:pPr>
          <w:hyperlink w:anchor="_Toc6996114" w:history="1">
            <w:r w:rsidR="00EB6977" w:rsidRPr="005C6519">
              <w:rPr>
                <w:rStyle w:val="af0"/>
                <w:noProof/>
              </w:rPr>
              <w:t>致谢</w:t>
            </w:r>
            <w:r w:rsidR="00EB6977">
              <w:rPr>
                <w:noProof/>
                <w:webHidden/>
              </w:rPr>
              <w:tab/>
            </w:r>
            <w:r w:rsidR="00EB6977">
              <w:rPr>
                <w:noProof/>
                <w:webHidden/>
              </w:rPr>
              <w:fldChar w:fldCharType="begin"/>
            </w:r>
            <w:r w:rsidR="00EB6977">
              <w:rPr>
                <w:noProof/>
                <w:webHidden/>
              </w:rPr>
              <w:instrText xml:space="preserve"> PAGEREF _Toc6996114 \h </w:instrText>
            </w:r>
            <w:r w:rsidR="00EB6977">
              <w:rPr>
                <w:noProof/>
                <w:webHidden/>
              </w:rPr>
            </w:r>
            <w:r w:rsidR="00EB6977">
              <w:rPr>
                <w:noProof/>
                <w:webHidden/>
              </w:rPr>
              <w:fldChar w:fldCharType="separate"/>
            </w:r>
            <w:r w:rsidR="00EB6977">
              <w:rPr>
                <w:noProof/>
                <w:webHidden/>
              </w:rPr>
              <w:t>29</w:t>
            </w:r>
            <w:r w:rsidR="00EB6977">
              <w:rPr>
                <w:noProof/>
                <w:webHidden/>
              </w:rPr>
              <w:fldChar w:fldCharType="end"/>
            </w:r>
          </w:hyperlink>
        </w:p>
        <w:p w14:paraId="3C6C7BAC" w14:textId="77777777" w:rsidR="008224AF" w:rsidRDefault="008224AF" w:rsidP="008224AF">
          <w:pPr>
            <w:rPr>
              <w:noProof/>
            </w:rPr>
          </w:pPr>
          <w:r>
            <w:rPr>
              <w:b/>
              <w:bCs/>
              <w:noProof/>
            </w:rPr>
            <w:fldChar w:fldCharType="end"/>
          </w:r>
        </w:p>
      </w:sdtContent>
    </w:sdt>
    <w:p w14:paraId="27129B0C" w14:textId="0C1C8244" w:rsidR="00550E50" w:rsidRPr="001D5748" w:rsidRDefault="001D5748">
      <w:pPr>
        <w:spacing w:after="0" w:line="240" w:lineRule="auto"/>
        <w:rPr>
          <w:rFonts w:ascii="Times New Roman" w:hAnsi="Times New Roman" w:cs="Times New Roman"/>
          <w:color w:val="FF0000"/>
          <w:sz w:val="24"/>
          <w:szCs w:val="24"/>
          <w:rPrChange w:id="27" w:author="sszhu" w:date="2019-04-26T07:14:00Z">
            <w:rPr>
              <w:rFonts w:ascii="Times New Roman" w:hAnsi="Times New Roman" w:cs="Times New Roman"/>
              <w:sz w:val="24"/>
              <w:szCs w:val="24"/>
            </w:rPr>
          </w:rPrChange>
        </w:rPr>
      </w:pPr>
      <w:ins w:id="28" w:author="sszhu" w:date="2019-04-26T07:12:00Z">
        <w:r w:rsidRPr="001D5748">
          <w:rPr>
            <w:rFonts w:ascii="Times New Roman" w:hAnsi="Times New Roman" w:cs="Times New Roman" w:hint="eastAsia"/>
            <w:color w:val="FF0000"/>
            <w:sz w:val="24"/>
            <w:szCs w:val="24"/>
            <w:highlight w:val="yellow"/>
            <w:rPrChange w:id="29" w:author="sszhu" w:date="2019-04-26T07:14:00Z">
              <w:rPr>
                <w:rFonts w:ascii="Times New Roman" w:hAnsi="Times New Roman" w:cs="Times New Roman" w:hint="eastAsia"/>
                <w:sz w:val="24"/>
                <w:szCs w:val="24"/>
              </w:rPr>
            </w:rPrChange>
          </w:rPr>
          <w:t>（</w:t>
        </w:r>
      </w:ins>
      <w:ins w:id="30" w:author="sszhu" w:date="2019-04-26T07:14:00Z">
        <w:r w:rsidR="00A1588C">
          <w:rPr>
            <w:rFonts w:ascii="Times New Roman" w:hAnsi="Times New Roman" w:cs="Times New Roman" w:hint="eastAsia"/>
            <w:color w:val="FF0000"/>
            <w:sz w:val="24"/>
            <w:szCs w:val="24"/>
            <w:highlight w:val="yellow"/>
          </w:rPr>
          <w:t>下面</w:t>
        </w:r>
      </w:ins>
      <w:ins w:id="31" w:author="sszhu" w:date="2019-04-26T07:12:00Z">
        <w:r w:rsidRPr="001D5748">
          <w:rPr>
            <w:rFonts w:ascii="Times New Roman" w:hAnsi="Times New Roman" w:cs="Times New Roman" w:hint="eastAsia"/>
            <w:color w:val="FF0000"/>
            <w:sz w:val="24"/>
            <w:szCs w:val="24"/>
            <w:highlight w:val="yellow"/>
            <w:rPrChange w:id="32" w:author="sszhu" w:date="2019-04-26T07:14:00Z">
              <w:rPr>
                <w:rFonts w:ascii="Times New Roman" w:hAnsi="Times New Roman" w:cs="Times New Roman" w:hint="eastAsia"/>
                <w:sz w:val="24"/>
                <w:szCs w:val="24"/>
              </w:rPr>
            </w:rPrChange>
          </w:rPr>
          <w:t>正文的精炼表述</w:t>
        </w:r>
      </w:ins>
      <w:ins w:id="33" w:author="sszhu" w:date="2019-04-26T07:13:00Z">
        <w:r w:rsidRPr="001D5748">
          <w:rPr>
            <w:rFonts w:ascii="Times New Roman" w:hAnsi="Times New Roman" w:cs="Times New Roman" w:hint="eastAsia"/>
            <w:color w:val="FF0000"/>
            <w:sz w:val="24"/>
            <w:szCs w:val="24"/>
            <w:highlight w:val="yellow"/>
            <w:rPrChange w:id="34" w:author="sszhu" w:date="2019-04-26T07:14:00Z">
              <w:rPr>
                <w:rFonts w:ascii="Times New Roman" w:hAnsi="Times New Roman" w:cs="Times New Roman" w:hint="eastAsia"/>
                <w:sz w:val="24"/>
                <w:szCs w:val="24"/>
              </w:rPr>
            </w:rPrChange>
          </w:rPr>
          <w:t>还得加深，要深入把自己做的工作</w:t>
        </w:r>
      </w:ins>
      <w:ins w:id="35" w:author="sszhu" w:date="2019-04-26T07:14:00Z">
        <w:r w:rsidRPr="001D5748">
          <w:rPr>
            <w:rFonts w:ascii="Times New Roman" w:hAnsi="Times New Roman" w:cs="Times New Roman" w:hint="eastAsia"/>
            <w:color w:val="FF0000"/>
            <w:sz w:val="24"/>
            <w:szCs w:val="24"/>
            <w:highlight w:val="yellow"/>
            <w:rPrChange w:id="36" w:author="sszhu" w:date="2019-04-26T07:14:00Z">
              <w:rPr>
                <w:rFonts w:ascii="Times New Roman" w:hAnsi="Times New Roman" w:cs="Times New Roman" w:hint="eastAsia"/>
                <w:sz w:val="24"/>
                <w:szCs w:val="24"/>
              </w:rPr>
            </w:rPrChange>
          </w:rPr>
          <w:t>不含糊的展现清楚</w:t>
        </w:r>
        <w:r w:rsidR="00A1588C">
          <w:rPr>
            <w:rFonts w:ascii="Times New Roman" w:hAnsi="Times New Roman" w:cs="Times New Roman" w:hint="eastAsia"/>
            <w:color w:val="FF0000"/>
            <w:sz w:val="24"/>
            <w:szCs w:val="24"/>
            <w:highlight w:val="yellow"/>
          </w:rPr>
          <w:t>。我</w:t>
        </w:r>
      </w:ins>
      <w:ins w:id="37" w:author="sszhu" w:date="2019-04-26T07:15:00Z">
        <w:r w:rsidR="00A1588C">
          <w:rPr>
            <w:rFonts w:ascii="Times New Roman" w:hAnsi="Times New Roman" w:cs="Times New Roman" w:hint="eastAsia"/>
            <w:color w:val="FF0000"/>
            <w:sz w:val="24"/>
            <w:szCs w:val="24"/>
            <w:highlight w:val="yellow"/>
          </w:rPr>
          <w:t>不具体改</w:t>
        </w:r>
      </w:ins>
      <w:ins w:id="38" w:author="sszhu" w:date="2019-04-26T07:12:00Z">
        <w:r w:rsidRPr="001D5748">
          <w:rPr>
            <w:rFonts w:ascii="Times New Roman" w:hAnsi="Times New Roman" w:cs="Times New Roman" w:hint="eastAsia"/>
            <w:color w:val="FF0000"/>
            <w:sz w:val="24"/>
            <w:szCs w:val="24"/>
            <w:highlight w:val="yellow"/>
            <w:rPrChange w:id="39" w:author="sszhu" w:date="2019-04-26T07:14:00Z">
              <w:rPr>
                <w:rFonts w:ascii="Times New Roman" w:hAnsi="Times New Roman" w:cs="Times New Roman" w:hint="eastAsia"/>
                <w:sz w:val="24"/>
                <w:szCs w:val="24"/>
              </w:rPr>
            </w:rPrChange>
          </w:rPr>
          <w:t>）</w:t>
        </w:r>
      </w:ins>
    </w:p>
    <w:p w14:paraId="12CEB351" w14:textId="3D64BF07" w:rsidR="005C7003" w:rsidRPr="00A6549A" w:rsidRDefault="0072653A" w:rsidP="00056306">
      <w:pPr>
        <w:pStyle w:val="1"/>
        <w:numPr>
          <w:ilvl w:val="0"/>
          <w:numId w:val="7"/>
        </w:numPr>
        <w:jc w:val="center"/>
        <w:rPr>
          <w:sz w:val="32"/>
          <w:szCs w:val="32"/>
        </w:rPr>
      </w:pPr>
      <w:bookmarkStart w:id="40" w:name="_Toc6996070"/>
      <w:r w:rsidRPr="00A6549A">
        <w:rPr>
          <w:rFonts w:hint="eastAsia"/>
          <w:sz w:val="32"/>
          <w:szCs w:val="32"/>
        </w:rPr>
        <w:t>绪论</w:t>
      </w:r>
      <w:bookmarkEnd w:id="40"/>
    </w:p>
    <w:p w14:paraId="11B5E98A" w14:textId="7BF309CA" w:rsidR="0072653A" w:rsidRPr="00056306" w:rsidRDefault="0072653A" w:rsidP="00056306">
      <w:pPr>
        <w:pStyle w:val="2"/>
        <w:widowControl w:val="0"/>
        <w:numPr>
          <w:ilvl w:val="1"/>
          <w:numId w:val="7"/>
        </w:numPr>
        <w:spacing w:line="413" w:lineRule="auto"/>
        <w:rPr>
          <w:rFonts w:ascii="Times New Roman" w:eastAsia="黑体" w:hAnsi="Times New Roman" w:cs="Times New Roman"/>
          <w:b w:val="0"/>
          <w:bCs w:val="0"/>
          <w:sz w:val="30"/>
          <w:szCs w:val="20"/>
          <w:lang w:val="x-none" w:eastAsia="x-none"/>
        </w:rPr>
      </w:pPr>
      <w:bookmarkStart w:id="41" w:name="_Toc6996071"/>
      <w:proofErr w:type="spellStart"/>
      <w:r w:rsidRPr="00056306">
        <w:rPr>
          <w:rFonts w:ascii="Times New Roman" w:eastAsia="黑体" w:hAnsi="Times New Roman" w:cs="Times New Roman" w:hint="eastAsia"/>
          <w:b w:val="0"/>
          <w:bCs w:val="0"/>
          <w:sz w:val="30"/>
          <w:szCs w:val="20"/>
          <w:lang w:val="x-none" w:eastAsia="x-none"/>
        </w:rPr>
        <w:t>设计与实现的背景、目的和意义</w:t>
      </w:r>
      <w:bookmarkEnd w:id="41"/>
      <w:proofErr w:type="spellEnd"/>
    </w:p>
    <w:p w14:paraId="5AACB51F" w14:textId="6CDFDA02" w:rsidR="00632B21" w:rsidRPr="00056306" w:rsidRDefault="00632B21" w:rsidP="00056306">
      <w:pPr>
        <w:spacing w:line="300" w:lineRule="auto"/>
        <w:ind w:firstLine="475"/>
        <w:rPr>
          <w:rFonts w:ascii="Times New Roman" w:eastAsia="宋体" w:hAnsi="Times New Roman" w:cs="Times New Roman"/>
          <w:sz w:val="24"/>
          <w:szCs w:val="21"/>
        </w:rPr>
      </w:pPr>
      <w:r w:rsidRPr="00056306">
        <w:rPr>
          <w:rFonts w:ascii="Times New Roman" w:eastAsia="宋体" w:hAnsi="Times New Roman" w:cs="Times New Roman" w:hint="eastAsia"/>
          <w:sz w:val="24"/>
          <w:szCs w:val="21"/>
        </w:rPr>
        <w:t>数字化医疗管理信息是未来发展趋势，提出和研发新世代</w:t>
      </w:r>
      <w:r w:rsidRPr="00056306">
        <w:rPr>
          <w:rFonts w:ascii="Times New Roman" w:eastAsia="宋体" w:hAnsi="Times New Roman" w:cs="Times New Roman"/>
          <w:sz w:val="24"/>
          <w:szCs w:val="21"/>
        </w:rPr>
        <w:t>医疗数字服务</w:t>
      </w:r>
      <w:r w:rsidRPr="00056306">
        <w:rPr>
          <w:rFonts w:ascii="Times New Roman" w:eastAsia="宋体" w:hAnsi="Times New Roman" w:cs="Times New Roman" w:hint="eastAsia"/>
          <w:sz w:val="24"/>
          <w:szCs w:val="21"/>
        </w:rPr>
        <w:t>的</w:t>
      </w:r>
      <w:r w:rsidRPr="00056306">
        <w:rPr>
          <w:rFonts w:ascii="Times New Roman" w:eastAsia="宋体" w:hAnsi="Times New Roman" w:cs="Times New Roman"/>
          <w:sz w:val="24"/>
          <w:szCs w:val="21"/>
        </w:rPr>
        <w:t>解决方案</w:t>
      </w:r>
      <w:r w:rsidRPr="00056306">
        <w:rPr>
          <w:rFonts w:ascii="Times New Roman" w:eastAsia="宋体" w:hAnsi="Times New Roman" w:cs="Times New Roman" w:hint="eastAsia"/>
          <w:sz w:val="24"/>
          <w:szCs w:val="21"/>
        </w:rPr>
        <w:t>是</w:t>
      </w:r>
      <w:r w:rsidRPr="00056306">
        <w:rPr>
          <w:rFonts w:ascii="Times New Roman" w:eastAsia="宋体" w:hAnsi="Times New Roman" w:cs="Times New Roman"/>
          <w:sz w:val="24"/>
          <w:szCs w:val="21"/>
        </w:rPr>
        <w:t>我国电子健康研究计划</w:t>
      </w:r>
      <w:r w:rsidRPr="00056306">
        <w:rPr>
          <w:rFonts w:ascii="Times New Roman" w:eastAsia="宋体" w:hAnsi="Times New Roman" w:cs="Times New Roman" w:hint="eastAsia"/>
          <w:sz w:val="24"/>
          <w:szCs w:val="21"/>
        </w:rPr>
        <w:t>的计划之一</w:t>
      </w:r>
      <w:r w:rsidRPr="00056306">
        <w:rPr>
          <w:rFonts w:ascii="Times New Roman" w:eastAsia="宋体" w:hAnsi="Times New Roman" w:cs="Times New Roman"/>
          <w:sz w:val="24"/>
          <w:szCs w:val="21"/>
        </w:rPr>
        <w:t>，</w:t>
      </w:r>
      <w:proofErr w:type="gramStart"/>
      <w:r w:rsidRPr="00056306">
        <w:rPr>
          <w:rFonts w:ascii="Times New Roman" w:eastAsia="宋体" w:hAnsi="Times New Roman" w:cs="Times New Roman" w:hint="eastAsia"/>
          <w:sz w:val="24"/>
          <w:szCs w:val="21"/>
        </w:rPr>
        <w:t>新解决</w:t>
      </w:r>
      <w:proofErr w:type="gramEnd"/>
      <w:r w:rsidRPr="00056306">
        <w:rPr>
          <w:rFonts w:ascii="Times New Roman" w:eastAsia="宋体" w:hAnsi="Times New Roman" w:cs="Times New Roman" w:hint="eastAsia"/>
          <w:sz w:val="24"/>
          <w:szCs w:val="21"/>
        </w:rPr>
        <w:t>方案不仅</w:t>
      </w:r>
      <w:r w:rsidRPr="00056306">
        <w:rPr>
          <w:rFonts w:ascii="Times New Roman" w:eastAsia="宋体" w:hAnsi="Times New Roman" w:cs="Times New Roman"/>
          <w:sz w:val="24"/>
          <w:szCs w:val="21"/>
        </w:rPr>
        <w:t>在改善</w:t>
      </w:r>
      <w:r w:rsidRPr="00056306">
        <w:rPr>
          <w:rFonts w:ascii="Times New Roman" w:eastAsia="宋体" w:hAnsi="Times New Roman" w:cs="Times New Roman" w:hint="eastAsia"/>
          <w:sz w:val="24"/>
          <w:szCs w:val="21"/>
        </w:rPr>
        <w:t>医疗水</w:t>
      </w:r>
      <w:r w:rsidRPr="00056306">
        <w:rPr>
          <w:rFonts w:ascii="Times New Roman" w:eastAsia="宋体" w:hAnsi="Times New Roman" w:cs="Times New Roman" w:hint="eastAsia"/>
          <w:sz w:val="24"/>
          <w:szCs w:val="21"/>
        </w:rPr>
        <w:lastRenderedPageBreak/>
        <w:t>平</w:t>
      </w:r>
      <w:r w:rsidRPr="00056306">
        <w:rPr>
          <w:rFonts w:ascii="Times New Roman" w:eastAsia="宋体" w:hAnsi="Times New Roman" w:cs="Times New Roman"/>
          <w:sz w:val="24"/>
          <w:szCs w:val="21"/>
        </w:rPr>
        <w:t>，</w:t>
      </w:r>
      <w:r w:rsidRPr="00056306">
        <w:rPr>
          <w:rFonts w:ascii="Times New Roman" w:eastAsia="宋体" w:hAnsi="Times New Roman" w:cs="Times New Roman" w:hint="eastAsia"/>
          <w:sz w:val="24"/>
          <w:szCs w:val="21"/>
        </w:rPr>
        <w:t>还将</w:t>
      </w:r>
      <w:r w:rsidRPr="00056306">
        <w:rPr>
          <w:rFonts w:ascii="Times New Roman" w:eastAsia="宋体" w:hAnsi="Times New Roman" w:cs="Times New Roman"/>
          <w:sz w:val="24"/>
          <w:szCs w:val="21"/>
        </w:rPr>
        <w:t>降低医疗成本，</w:t>
      </w:r>
      <w:r w:rsidRPr="00056306">
        <w:rPr>
          <w:rFonts w:ascii="Times New Roman" w:eastAsia="宋体" w:hAnsi="Times New Roman" w:cs="Times New Roman" w:hint="eastAsia"/>
          <w:sz w:val="24"/>
          <w:szCs w:val="21"/>
        </w:rPr>
        <w:t>并</w:t>
      </w:r>
      <w:r w:rsidR="00EF6E85" w:rsidRPr="00056306">
        <w:rPr>
          <w:rFonts w:ascii="Times New Roman" w:eastAsia="宋体" w:hAnsi="Times New Roman" w:cs="Times New Roman" w:hint="eastAsia"/>
          <w:sz w:val="24"/>
          <w:szCs w:val="21"/>
        </w:rPr>
        <w:t>可</w:t>
      </w:r>
      <w:r w:rsidRPr="00056306">
        <w:rPr>
          <w:rFonts w:ascii="Times New Roman" w:eastAsia="宋体" w:hAnsi="Times New Roman" w:cs="Times New Roman"/>
          <w:sz w:val="24"/>
          <w:szCs w:val="21"/>
        </w:rPr>
        <w:t>解决</w:t>
      </w:r>
      <w:r w:rsidR="00EF6E85" w:rsidRPr="00056306">
        <w:rPr>
          <w:rFonts w:ascii="Times New Roman" w:eastAsia="宋体" w:hAnsi="Times New Roman" w:cs="Times New Roman" w:hint="eastAsia"/>
          <w:sz w:val="24"/>
          <w:szCs w:val="21"/>
        </w:rPr>
        <w:t>病患的隐私</w:t>
      </w:r>
      <w:r w:rsidRPr="00056306">
        <w:rPr>
          <w:rFonts w:ascii="Times New Roman" w:eastAsia="宋体" w:hAnsi="Times New Roman" w:cs="Times New Roman"/>
          <w:sz w:val="24"/>
          <w:szCs w:val="21"/>
        </w:rPr>
        <w:t>安全</w:t>
      </w:r>
      <w:r w:rsidR="00EF6E85" w:rsidRPr="00056306">
        <w:rPr>
          <w:rFonts w:ascii="Times New Roman" w:eastAsia="宋体" w:hAnsi="Times New Roman" w:cs="Times New Roman" w:hint="eastAsia"/>
          <w:sz w:val="24"/>
          <w:szCs w:val="21"/>
        </w:rPr>
        <w:t>这一十分重要且颇具挑战性的问题</w:t>
      </w:r>
      <w:r w:rsidRPr="00056306">
        <w:rPr>
          <w:rFonts w:ascii="Times New Roman" w:eastAsia="宋体" w:hAnsi="Times New Roman" w:cs="Times New Roman"/>
          <w:sz w:val="24"/>
          <w:szCs w:val="21"/>
        </w:rPr>
        <w:t>。</w:t>
      </w:r>
    </w:p>
    <w:p w14:paraId="17F2D1C8" w14:textId="038B3624" w:rsidR="00056306" w:rsidRDefault="00EF6E85" w:rsidP="00056306">
      <w:pPr>
        <w:spacing w:line="300" w:lineRule="auto"/>
        <w:ind w:firstLine="475"/>
        <w:rPr>
          <w:rFonts w:ascii="Times New Roman" w:eastAsia="宋体" w:hAnsi="Times New Roman" w:cs="Times New Roman"/>
          <w:sz w:val="24"/>
          <w:szCs w:val="21"/>
        </w:rPr>
      </w:pPr>
      <w:r w:rsidRPr="00056306">
        <w:rPr>
          <w:rFonts w:ascii="Times New Roman" w:eastAsia="宋体" w:hAnsi="Times New Roman" w:cs="Times New Roman" w:hint="eastAsia"/>
          <w:sz w:val="24"/>
          <w:szCs w:val="21"/>
        </w:rPr>
        <w:t>医疗数据是病人不可侵犯的隐私之一。电子医疗数据泄露的问题常有发生。对于储存医疗数据的中心服务器，其责任相当重大，若它被不法分子攻破，大量医疗数据将外泄，这是对患者的隐私极大的侵犯。</w:t>
      </w:r>
      <w:r w:rsidR="0039625B" w:rsidRPr="00056306">
        <w:rPr>
          <w:rFonts w:ascii="Times New Roman" w:eastAsia="宋体" w:hAnsi="Times New Roman" w:cs="Times New Roman" w:hint="eastAsia"/>
          <w:sz w:val="24"/>
          <w:szCs w:val="21"/>
        </w:rPr>
        <w:t>这也是传统数据库的缺点之一，传统数据库使用客户机</w:t>
      </w:r>
      <w:r w:rsidR="0039625B" w:rsidRPr="00056306">
        <w:rPr>
          <w:rFonts w:ascii="Times New Roman" w:eastAsia="宋体" w:hAnsi="Times New Roman" w:cs="Times New Roman" w:hint="eastAsia"/>
          <w:sz w:val="24"/>
          <w:szCs w:val="21"/>
        </w:rPr>
        <w:t>-</w:t>
      </w:r>
      <w:r w:rsidR="0039625B" w:rsidRPr="00056306">
        <w:rPr>
          <w:rFonts w:ascii="Times New Roman" w:eastAsia="宋体" w:hAnsi="Times New Roman" w:cs="Times New Roman" w:hint="eastAsia"/>
          <w:sz w:val="24"/>
          <w:szCs w:val="21"/>
        </w:rPr>
        <w:t>服务器的网络体系结构，中央服务器对访问的用户进行认证和授权，中心服务器的权力高度集中，借助其权限可以访问、修改甚至删除各个文件。</w:t>
      </w:r>
      <w:r w:rsidR="00056306" w:rsidRPr="00056306">
        <w:rPr>
          <w:rFonts w:ascii="Times New Roman" w:eastAsia="宋体" w:hAnsi="Times New Roman" w:cs="Times New Roman"/>
          <w:sz w:val="24"/>
          <w:szCs w:val="21"/>
        </w:rPr>
        <w:t>在传统的</w:t>
      </w:r>
      <w:r w:rsidR="00056306">
        <w:rPr>
          <w:rFonts w:ascii="Times New Roman" w:eastAsia="宋体" w:hAnsi="Times New Roman" w:cs="Times New Roman"/>
          <w:sz w:val="24"/>
          <w:szCs w:val="21"/>
        </w:rPr>
        <w:t>解决方案中，</w:t>
      </w:r>
      <w:r w:rsidR="00056306" w:rsidRPr="00056306">
        <w:rPr>
          <w:rFonts w:ascii="Times New Roman" w:eastAsia="宋体" w:hAnsi="Times New Roman" w:cs="Times New Roman"/>
          <w:sz w:val="24"/>
          <w:szCs w:val="21"/>
        </w:rPr>
        <w:t>医疗数据的权限、隐私、安全等</w:t>
      </w:r>
      <w:r w:rsidR="00056306">
        <w:rPr>
          <w:rFonts w:ascii="Times New Roman" w:eastAsia="宋体" w:hAnsi="Times New Roman" w:cs="Times New Roman" w:hint="eastAsia"/>
          <w:sz w:val="24"/>
          <w:szCs w:val="21"/>
        </w:rPr>
        <w:t>各方面条件仍需要进一步改善</w:t>
      </w:r>
      <w:r w:rsidR="00056306" w:rsidRPr="00056306">
        <w:rPr>
          <w:rFonts w:ascii="Times New Roman" w:eastAsia="宋体" w:hAnsi="Times New Roman" w:cs="Times New Roman"/>
          <w:sz w:val="24"/>
          <w:szCs w:val="21"/>
        </w:rPr>
        <w:t>，</w:t>
      </w:r>
      <w:r w:rsidR="00B213E1">
        <w:rPr>
          <w:rFonts w:ascii="Times New Roman" w:eastAsia="宋体" w:hAnsi="Times New Roman" w:cs="Times New Roman" w:hint="eastAsia"/>
          <w:sz w:val="24"/>
          <w:szCs w:val="21"/>
        </w:rPr>
        <w:t>要在保持数据的完整性和无误</w:t>
      </w:r>
      <w:r w:rsidR="00056306">
        <w:rPr>
          <w:rFonts w:ascii="Times New Roman" w:eastAsia="宋体" w:hAnsi="Times New Roman" w:cs="Times New Roman" w:hint="eastAsia"/>
          <w:sz w:val="24"/>
          <w:szCs w:val="21"/>
        </w:rPr>
        <w:t>性的条件下提高</w:t>
      </w:r>
      <w:r w:rsidR="001E0654">
        <w:rPr>
          <w:rFonts w:ascii="Times New Roman" w:eastAsia="宋体" w:hAnsi="Times New Roman" w:cs="Times New Roman" w:hint="eastAsia"/>
          <w:sz w:val="24"/>
          <w:szCs w:val="21"/>
        </w:rPr>
        <w:t>其</w:t>
      </w:r>
      <w:r w:rsidR="00056306">
        <w:rPr>
          <w:rFonts w:ascii="Times New Roman" w:eastAsia="宋体" w:hAnsi="Times New Roman" w:cs="Times New Roman" w:hint="eastAsia"/>
          <w:sz w:val="24"/>
          <w:szCs w:val="21"/>
        </w:rPr>
        <w:t>安全性</w:t>
      </w:r>
      <w:r w:rsidR="00056306" w:rsidRPr="00056306">
        <w:rPr>
          <w:rFonts w:ascii="Times New Roman" w:eastAsia="宋体" w:hAnsi="Times New Roman" w:cs="Times New Roman"/>
          <w:sz w:val="24"/>
          <w:szCs w:val="21"/>
        </w:rPr>
        <w:t>。</w:t>
      </w:r>
      <w:r w:rsidR="0039625B" w:rsidRPr="00056306">
        <w:rPr>
          <w:rFonts w:ascii="Times New Roman" w:eastAsia="宋体" w:hAnsi="Times New Roman" w:cs="Times New Roman" w:hint="eastAsia"/>
          <w:sz w:val="24"/>
          <w:szCs w:val="21"/>
        </w:rPr>
        <w:t>可见这并不是一个可靠的解决方案。</w:t>
      </w:r>
    </w:p>
    <w:p w14:paraId="274F3E08" w14:textId="7C74A90C" w:rsidR="00056306" w:rsidRDefault="00056306" w:rsidP="00056306">
      <w:pPr>
        <w:spacing w:line="300" w:lineRule="auto"/>
        <w:ind w:firstLine="475"/>
        <w:rPr>
          <w:rFonts w:ascii="Times New Roman" w:eastAsia="宋体" w:hAnsi="Times New Roman" w:cs="Times New Roman"/>
          <w:sz w:val="24"/>
          <w:szCs w:val="21"/>
        </w:rPr>
      </w:pPr>
      <w:r>
        <w:rPr>
          <w:rFonts w:ascii="Times New Roman" w:eastAsia="宋体" w:hAnsi="Times New Roman" w:cs="Times New Roman" w:hint="eastAsia"/>
          <w:sz w:val="24"/>
          <w:szCs w:val="21"/>
        </w:rPr>
        <w:t>在处理电子医疗数据这种涉及隐私的数据中，数据的安全性表现尤为重要。目前</w:t>
      </w:r>
      <w:r w:rsidR="00692C35">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整体趋势是</w:t>
      </w:r>
      <w:r w:rsidR="00692C35">
        <w:rPr>
          <w:rFonts w:ascii="Times New Roman" w:eastAsia="宋体" w:hAnsi="Times New Roman" w:cs="Times New Roman" w:hint="eastAsia"/>
          <w:sz w:val="24"/>
          <w:szCs w:val="21"/>
        </w:rPr>
        <w:t>利用区块链技术对患者医疗数据进行存储，这样相比传统型的解决方案表现更为安全。</w:t>
      </w:r>
    </w:p>
    <w:p w14:paraId="0538CDDD" w14:textId="3E13B0FC" w:rsidR="00056306" w:rsidRDefault="00692C35" w:rsidP="00056306">
      <w:pPr>
        <w:spacing w:line="300" w:lineRule="auto"/>
        <w:ind w:firstLine="475"/>
        <w:rPr>
          <w:rFonts w:ascii="Times New Roman" w:eastAsia="宋体" w:hAnsi="Times New Roman" w:cs="Times New Roman"/>
          <w:sz w:val="24"/>
          <w:szCs w:val="21"/>
        </w:rPr>
      </w:pPr>
      <w:r>
        <w:rPr>
          <w:rFonts w:ascii="Times New Roman" w:eastAsia="宋体" w:hAnsi="Times New Roman" w:cs="Times New Roman" w:hint="eastAsia"/>
          <w:sz w:val="24"/>
          <w:szCs w:val="21"/>
        </w:rPr>
        <w:t>区块链数据库由分散的节点组成，完整性和透明性是区块链的关键特征。完整性指数据的完整性能得到保证，透明性表示每个用户都可以</w:t>
      </w:r>
      <w:proofErr w:type="gramStart"/>
      <w:r>
        <w:rPr>
          <w:rFonts w:ascii="Times New Roman" w:eastAsia="宋体" w:hAnsi="Times New Roman" w:cs="Times New Roman" w:hint="eastAsia"/>
          <w:sz w:val="24"/>
          <w:szCs w:val="21"/>
        </w:rPr>
        <w:t>验证区</w:t>
      </w:r>
      <w:proofErr w:type="gramEnd"/>
      <w:r>
        <w:rPr>
          <w:rFonts w:ascii="Times New Roman" w:eastAsia="宋体" w:hAnsi="Times New Roman" w:cs="Times New Roman" w:hint="eastAsia"/>
          <w:sz w:val="24"/>
          <w:szCs w:val="21"/>
        </w:rPr>
        <w:t>块链信息</w:t>
      </w:r>
      <w:r w:rsidR="00056306">
        <w:rPr>
          <w:rFonts w:ascii="Times New Roman" w:eastAsia="宋体" w:hAnsi="Times New Roman" w:cs="Times New Roman" w:hint="eastAsia"/>
          <w:sz w:val="24"/>
          <w:szCs w:val="21"/>
        </w:rPr>
        <w:t>。</w:t>
      </w:r>
      <w:r w:rsidR="0039625B" w:rsidRPr="00056306">
        <w:rPr>
          <w:rFonts w:ascii="Times New Roman" w:eastAsia="宋体" w:hAnsi="Times New Roman" w:cs="Times New Roman" w:hint="eastAsia"/>
          <w:sz w:val="24"/>
          <w:szCs w:val="21"/>
        </w:rPr>
        <w:t>如果借助区块链数据库，上述缺点将可被完美解决。区块链所提供的安全性、透明性、完整性正是医疗数据共享与隐私保护所需的</w:t>
      </w:r>
      <w:r w:rsidR="00056306">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目前，区块链社区已经相对比较成熟，</w:t>
      </w:r>
      <w:proofErr w:type="gramStart"/>
      <w:r>
        <w:rPr>
          <w:rFonts w:ascii="Times New Roman" w:eastAsia="宋体" w:hAnsi="Times New Roman" w:cs="Times New Roman" w:hint="eastAsia"/>
          <w:sz w:val="24"/>
          <w:szCs w:val="21"/>
        </w:rPr>
        <w:t>且区块链</w:t>
      </w:r>
      <w:proofErr w:type="gramEnd"/>
      <w:r>
        <w:rPr>
          <w:rFonts w:ascii="Times New Roman" w:eastAsia="宋体" w:hAnsi="Times New Roman" w:cs="Times New Roman" w:hint="eastAsia"/>
          <w:sz w:val="24"/>
          <w:szCs w:val="21"/>
        </w:rPr>
        <w:t>技术在医疗行业也有很多相关解决方案。</w:t>
      </w:r>
    </w:p>
    <w:p w14:paraId="46DC574B" w14:textId="7545B6F2" w:rsidR="00020610" w:rsidRPr="00056306" w:rsidRDefault="00020610" w:rsidP="00056306">
      <w:pPr>
        <w:spacing w:line="300" w:lineRule="auto"/>
        <w:ind w:firstLine="475"/>
        <w:rPr>
          <w:rFonts w:ascii="Times New Roman" w:eastAsia="宋体" w:hAnsi="Times New Roman" w:cs="Times New Roman"/>
          <w:sz w:val="24"/>
          <w:szCs w:val="21"/>
        </w:rPr>
      </w:pPr>
      <w:r>
        <w:rPr>
          <w:rFonts w:ascii="Times New Roman" w:eastAsia="宋体" w:hAnsi="Times New Roman" w:cs="Times New Roman" w:hint="eastAsia"/>
          <w:sz w:val="24"/>
          <w:szCs w:val="21"/>
        </w:rPr>
        <w:t>本模型是针对协同诊治医疗系统下的一个子系统的优化。每个医院都有其一套系统，都有其自己的数据库、前端机、服务器等。本系统旨在独立在各个医院外实现一个系统，让数据能正确安全地接入每个医院的前端机，即该系统是对医院和病人分别开放的，病人和医院均可使用该系统，病人使用该系统去授权医院资格以查看和修改病历。</w:t>
      </w:r>
    </w:p>
    <w:p w14:paraId="340A5522" w14:textId="163F5345" w:rsidR="00483CE4" w:rsidRDefault="00483CE4" w:rsidP="00073CEC">
      <w:pPr>
        <w:pStyle w:val="2"/>
        <w:keepNext w:val="0"/>
        <w:widowControl w:val="0"/>
        <w:numPr>
          <w:ilvl w:val="1"/>
          <w:numId w:val="7"/>
        </w:numPr>
        <w:spacing w:line="413" w:lineRule="auto"/>
        <w:rPr>
          <w:rFonts w:ascii="Times New Roman" w:eastAsia="黑体" w:hAnsi="Times New Roman" w:cs="Times New Roman"/>
          <w:b w:val="0"/>
          <w:bCs w:val="0"/>
          <w:sz w:val="30"/>
          <w:szCs w:val="20"/>
          <w:lang w:val="x-none" w:eastAsia="x-none"/>
        </w:rPr>
      </w:pPr>
      <w:bookmarkStart w:id="42" w:name="_Toc6996072"/>
      <w:proofErr w:type="spellStart"/>
      <w:r w:rsidRPr="00056306">
        <w:rPr>
          <w:rFonts w:ascii="Times New Roman" w:eastAsia="黑体" w:hAnsi="Times New Roman" w:cs="Times New Roman" w:hint="eastAsia"/>
          <w:b w:val="0"/>
          <w:bCs w:val="0"/>
          <w:sz w:val="30"/>
          <w:szCs w:val="20"/>
          <w:lang w:val="x-none" w:eastAsia="x-none"/>
        </w:rPr>
        <w:t>国内外研究现状</w:t>
      </w:r>
      <w:bookmarkEnd w:id="42"/>
      <w:proofErr w:type="spellEnd"/>
    </w:p>
    <w:p w14:paraId="18E34A2A" w14:textId="5C4A6333" w:rsidR="00692C35" w:rsidRPr="009E05CF" w:rsidRDefault="00FF3463"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lastRenderedPageBreak/>
        <w:t>目前，国内推崇</w:t>
      </w:r>
      <w:proofErr w:type="gramStart"/>
      <w:r w:rsidRPr="009E05CF">
        <w:rPr>
          <w:rFonts w:ascii="Times New Roman" w:eastAsia="宋体" w:hAnsi="Times New Roman" w:cs="Times New Roman" w:hint="eastAsia"/>
          <w:sz w:val="24"/>
          <w:szCs w:val="21"/>
        </w:rPr>
        <w:t>医疗大</w:t>
      </w:r>
      <w:proofErr w:type="gramEnd"/>
      <w:r w:rsidRPr="009E05CF">
        <w:rPr>
          <w:rFonts w:ascii="Times New Roman" w:eastAsia="宋体" w:hAnsi="Times New Roman" w:cs="Times New Roman" w:hint="eastAsia"/>
          <w:sz w:val="24"/>
          <w:szCs w:val="21"/>
        </w:rPr>
        <w:t>数据，其旨在解决就诊便利性问题，</w:t>
      </w:r>
      <w:r w:rsidR="004A3750" w:rsidRPr="009E05CF">
        <w:rPr>
          <w:rFonts w:ascii="Times New Roman" w:eastAsia="宋体" w:hAnsi="Times New Roman" w:cs="Times New Roman" w:hint="eastAsia"/>
          <w:sz w:val="24"/>
          <w:szCs w:val="21"/>
        </w:rPr>
        <w:t>各大医院都有着其自己管理的平台，</w:t>
      </w:r>
      <w:r w:rsidR="00744410" w:rsidRPr="009E05CF">
        <w:rPr>
          <w:rFonts w:ascii="Times New Roman" w:eastAsia="宋体" w:hAnsi="Times New Roman" w:cs="Times New Roman" w:hint="eastAsia"/>
          <w:sz w:val="24"/>
          <w:szCs w:val="21"/>
        </w:rPr>
        <w:t>并且拥有其提供给用户使用的客户端，以获取病人数据。</w:t>
      </w:r>
      <w:r w:rsidR="00946090" w:rsidRPr="009E05CF">
        <w:rPr>
          <w:rFonts w:ascii="Times New Roman" w:eastAsia="宋体" w:hAnsi="Times New Roman" w:cs="Times New Roman" w:hint="eastAsia"/>
          <w:sz w:val="24"/>
          <w:szCs w:val="21"/>
        </w:rPr>
        <w:t>在</w:t>
      </w:r>
      <w:r w:rsidR="00946090" w:rsidRPr="009E05CF">
        <w:rPr>
          <w:rFonts w:ascii="Times New Roman" w:eastAsia="宋体" w:hAnsi="Times New Roman" w:cs="Times New Roman"/>
          <w:sz w:val="24"/>
          <w:szCs w:val="21"/>
        </w:rPr>
        <w:t>大数据</w:t>
      </w:r>
      <w:r w:rsidR="00946090" w:rsidRPr="009E05CF">
        <w:rPr>
          <w:rFonts w:ascii="Times New Roman" w:eastAsia="宋体" w:hAnsi="Times New Roman" w:cs="Times New Roman" w:hint="eastAsia"/>
          <w:sz w:val="24"/>
          <w:szCs w:val="21"/>
        </w:rPr>
        <w:t>时代，医疗数据</w:t>
      </w:r>
      <w:r w:rsidR="00946090" w:rsidRPr="009E05CF">
        <w:rPr>
          <w:rFonts w:ascii="Times New Roman" w:eastAsia="宋体" w:hAnsi="Times New Roman" w:cs="Times New Roman"/>
          <w:sz w:val="24"/>
          <w:szCs w:val="21"/>
        </w:rPr>
        <w:t>保护</w:t>
      </w:r>
      <w:r w:rsidR="003A489D" w:rsidRPr="009E05CF">
        <w:rPr>
          <w:rFonts w:ascii="Times New Roman" w:eastAsia="宋体" w:hAnsi="Times New Roman" w:cs="Times New Roman" w:hint="eastAsia"/>
          <w:sz w:val="24"/>
          <w:szCs w:val="21"/>
        </w:rPr>
        <w:t>手段</w:t>
      </w:r>
      <w:r w:rsidR="003A489D" w:rsidRPr="009E05CF">
        <w:rPr>
          <w:rFonts w:ascii="Times New Roman" w:eastAsia="宋体" w:hAnsi="Times New Roman" w:cs="Times New Roman"/>
          <w:sz w:val="24"/>
          <w:szCs w:val="21"/>
        </w:rPr>
        <w:t>主要还是</w:t>
      </w:r>
      <w:r w:rsidR="003A489D" w:rsidRPr="009E05CF">
        <w:rPr>
          <w:rFonts w:ascii="Times New Roman" w:eastAsia="宋体" w:hAnsi="Times New Roman" w:cs="Times New Roman" w:hint="eastAsia"/>
          <w:sz w:val="24"/>
          <w:szCs w:val="21"/>
        </w:rPr>
        <w:t>采取</w:t>
      </w:r>
      <w:r w:rsidR="00946090" w:rsidRPr="009E05CF">
        <w:rPr>
          <w:rFonts w:ascii="Times New Roman" w:eastAsia="宋体" w:hAnsi="Times New Roman" w:cs="Times New Roman"/>
          <w:sz w:val="24"/>
          <w:szCs w:val="21"/>
        </w:rPr>
        <w:t>传统数据</w:t>
      </w:r>
      <w:r w:rsidR="003A489D" w:rsidRPr="009E05CF">
        <w:rPr>
          <w:rFonts w:ascii="Times New Roman" w:eastAsia="宋体" w:hAnsi="Times New Roman" w:cs="Times New Roman" w:hint="eastAsia"/>
          <w:sz w:val="24"/>
          <w:szCs w:val="21"/>
        </w:rPr>
        <w:t>的</w:t>
      </w:r>
      <w:r w:rsidR="00946090" w:rsidRPr="009E05CF">
        <w:rPr>
          <w:rFonts w:ascii="Times New Roman" w:eastAsia="宋体" w:hAnsi="Times New Roman" w:cs="Times New Roman"/>
          <w:sz w:val="24"/>
          <w:szCs w:val="21"/>
        </w:rPr>
        <w:t>隐私保护</w:t>
      </w:r>
      <w:r w:rsidR="003A489D" w:rsidRPr="009E05CF">
        <w:rPr>
          <w:rFonts w:ascii="Times New Roman" w:eastAsia="宋体" w:hAnsi="Times New Roman" w:cs="Times New Roman" w:hint="eastAsia"/>
          <w:sz w:val="24"/>
          <w:szCs w:val="21"/>
        </w:rPr>
        <w:t>手段</w:t>
      </w:r>
      <w:r w:rsidR="00946090" w:rsidRPr="009E05CF">
        <w:rPr>
          <w:rFonts w:ascii="Times New Roman" w:eastAsia="宋体" w:hAnsi="Times New Roman" w:cs="Times New Roman" w:hint="eastAsia"/>
          <w:sz w:val="24"/>
          <w:szCs w:val="21"/>
        </w:rPr>
        <w:t>，如密码学。在这方面，学者们提出了数种医疗保护方法，其中包括</w:t>
      </w:r>
      <w:r w:rsidR="00946090" w:rsidRPr="009E05CF">
        <w:rPr>
          <w:rFonts w:ascii="Times New Roman" w:eastAsia="宋体" w:hAnsi="Times New Roman" w:cs="Times New Roman"/>
          <w:sz w:val="24"/>
          <w:szCs w:val="21"/>
        </w:rPr>
        <w:t>标识隐私匿名保护</w:t>
      </w:r>
      <w:r w:rsidR="00946090" w:rsidRPr="009E05CF">
        <w:rPr>
          <w:rFonts w:ascii="Times New Roman" w:eastAsia="宋体" w:hAnsi="Times New Roman" w:cs="Times New Roman" w:hint="eastAsia"/>
          <w:sz w:val="24"/>
          <w:szCs w:val="21"/>
        </w:rPr>
        <w:t>、</w:t>
      </w:r>
      <w:r w:rsidR="00946090" w:rsidRPr="009E05CF">
        <w:rPr>
          <w:rFonts w:ascii="Times New Roman" w:eastAsia="宋体" w:hAnsi="Times New Roman" w:cs="Times New Roman"/>
          <w:sz w:val="24"/>
          <w:szCs w:val="21"/>
        </w:rPr>
        <w:t>医疗数据的分级保护制度</w:t>
      </w:r>
      <w:r w:rsidR="00946090" w:rsidRPr="009E05CF">
        <w:rPr>
          <w:rFonts w:ascii="Times New Roman" w:eastAsia="宋体" w:hAnsi="Times New Roman" w:cs="Times New Roman" w:hint="eastAsia"/>
          <w:sz w:val="24"/>
          <w:szCs w:val="21"/>
        </w:rPr>
        <w:t>、</w:t>
      </w:r>
      <w:r w:rsidR="00946090" w:rsidRPr="009E05CF">
        <w:rPr>
          <w:rFonts w:ascii="Times New Roman" w:eastAsia="宋体" w:hAnsi="Times New Roman" w:cs="Times New Roman"/>
          <w:sz w:val="24"/>
          <w:szCs w:val="21"/>
        </w:rPr>
        <w:t>基于访问控制的隐私保护</w:t>
      </w:r>
      <w:r w:rsidR="00946090" w:rsidRPr="009E05CF">
        <w:rPr>
          <w:rFonts w:ascii="Times New Roman" w:eastAsia="宋体" w:hAnsi="Times New Roman" w:cs="Times New Roman" w:hint="eastAsia"/>
          <w:sz w:val="24"/>
          <w:szCs w:val="21"/>
        </w:rPr>
        <w:t>。</w:t>
      </w:r>
      <w:r w:rsidR="00E9058A" w:rsidRPr="009E05CF">
        <w:rPr>
          <w:rFonts w:ascii="Times New Roman" w:eastAsia="宋体" w:hAnsi="Times New Roman" w:cs="Times New Roman"/>
          <w:sz w:val="24"/>
          <w:szCs w:val="21"/>
        </w:rPr>
        <w:t>在数据发布领域，学者提出了多种隐私保护模型，主要包括：</w:t>
      </w:r>
      <w:r w:rsidR="00E9058A" w:rsidRPr="009E05CF">
        <w:rPr>
          <w:rFonts w:ascii="Times New Roman" w:eastAsia="宋体" w:hAnsi="Times New Roman" w:cs="Times New Roman"/>
          <w:sz w:val="24"/>
          <w:szCs w:val="21"/>
        </w:rPr>
        <w:t>t-closeness</w:t>
      </w:r>
      <w:r w:rsidR="00E9058A" w:rsidRPr="009E05CF">
        <w:rPr>
          <w:rFonts w:ascii="Times New Roman" w:eastAsia="宋体" w:hAnsi="Times New Roman" w:cs="Times New Roman"/>
          <w:sz w:val="24"/>
          <w:szCs w:val="21"/>
        </w:rPr>
        <w:t>、</w:t>
      </w:r>
      <w:r w:rsidR="00E9058A" w:rsidRPr="009E05CF">
        <w:rPr>
          <w:rFonts w:ascii="Times New Roman" w:eastAsia="宋体" w:hAnsi="Times New Roman" w:cs="Times New Roman"/>
          <w:sz w:val="24"/>
          <w:szCs w:val="21"/>
        </w:rPr>
        <w:t>I-</w:t>
      </w:r>
      <w:r w:rsidR="00E9058A" w:rsidRPr="009E05CF">
        <w:rPr>
          <w:rFonts w:ascii="Times New Roman" w:eastAsia="宋体" w:hAnsi="Times New Roman" w:cs="Times New Roman"/>
          <w:sz w:val="24"/>
          <w:szCs w:val="21"/>
        </w:rPr>
        <w:t>多样性、</w:t>
      </w:r>
      <w:r w:rsidR="00E9058A" w:rsidRPr="009E05CF">
        <w:rPr>
          <w:rFonts w:ascii="Times New Roman" w:eastAsia="宋体" w:hAnsi="Times New Roman" w:cs="Times New Roman"/>
          <w:sz w:val="24"/>
          <w:szCs w:val="21"/>
        </w:rPr>
        <w:t>k-</w:t>
      </w:r>
      <w:r w:rsidR="00E9058A" w:rsidRPr="009E05CF">
        <w:rPr>
          <w:rFonts w:ascii="Times New Roman" w:eastAsia="宋体" w:hAnsi="Times New Roman" w:cs="Times New Roman"/>
          <w:sz w:val="24"/>
          <w:szCs w:val="21"/>
        </w:rPr>
        <w:t>匿名模型等。这些模型的原理都是通过隐藏公开的隐私数据和具体个人之间的关系，但是保证发布数据的信息公开可用</w:t>
      </w:r>
      <w:r w:rsidR="00DF01B8">
        <w:rPr>
          <w:rFonts w:ascii="Times New Roman" w:eastAsia="宋体" w:hAnsi="Times New Roman" w:cs="Times New Roman"/>
          <w:sz w:val="24"/>
          <w:szCs w:val="21"/>
        </w:rPr>
        <w:t>[</w:t>
      </w:r>
      <w:r w:rsidR="00E9058A" w:rsidRPr="009E05CF">
        <w:rPr>
          <w:rFonts w:ascii="Times New Roman" w:eastAsia="宋体" w:hAnsi="Times New Roman" w:cs="Times New Roman"/>
          <w:sz w:val="24"/>
          <w:szCs w:val="21"/>
        </w:rPr>
        <w:endnoteReference w:id="1"/>
      </w:r>
      <w:r w:rsidR="00DF01B8">
        <w:rPr>
          <w:rFonts w:ascii="Times New Roman" w:eastAsia="宋体" w:hAnsi="Times New Roman" w:cs="Times New Roman"/>
          <w:sz w:val="24"/>
          <w:szCs w:val="21"/>
        </w:rPr>
        <w:t>]</w:t>
      </w:r>
      <w:r w:rsidR="00E9058A" w:rsidRPr="009E05CF">
        <w:rPr>
          <w:rFonts w:ascii="Times New Roman" w:eastAsia="宋体" w:hAnsi="Times New Roman" w:cs="Times New Roman"/>
          <w:sz w:val="24"/>
          <w:szCs w:val="21"/>
        </w:rPr>
        <w:t>。</w:t>
      </w:r>
    </w:p>
    <w:p w14:paraId="6A0DBE56" w14:textId="316AC924" w:rsidR="00E9058A" w:rsidRPr="009E05CF" w:rsidRDefault="00E9058A"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鉴于对区块链的监管制度在全世界各地很多地方还没得到很好的完善，区块链在医疗数据或者是医疗方面都处于起步阶段，</w:t>
      </w:r>
      <w:r w:rsidR="00006973" w:rsidRPr="009E05CF">
        <w:rPr>
          <w:rFonts w:ascii="Times New Roman" w:eastAsia="宋体" w:hAnsi="Times New Roman" w:cs="Times New Roman"/>
          <w:sz w:val="24"/>
          <w:szCs w:val="21"/>
        </w:rPr>
        <w:t>无论是国外还是国内，区块链技术的应用都</w:t>
      </w:r>
      <w:r w:rsidR="00006973" w:rsidRPr="009E05CF">
        <w:rPr>
          <w:rFonts w:ascii="Times New Roman" w:eastAsia="宋体" w:hAnsi="Times New Roman" w:cs="Times New Roman" w:hint="eastAsia"/>
          <w:sz w:val="24"/>
          <w:szCs w:val="21"/>
        </w:rPr>
        <w:t>未广为</w:t>
      </w:r>
      <w:r w:rsidR="00006973" w:rsidRPr="009E05CF">
        <w:rPr>
          <w:rFonts w:ascii="Times New Roman" w:eastAsia="宋体" w:hAnsi="Times New Roman" w:cs="Times New Roman"/>
          <w:sz w:val="24"/>
          <w:szCs w:val="21"/>
        </w:rPr>
        <w:t>普及，在医疗领域</w:t>
      </w:r>
      <w:r w:rsidR="00006973" w:rsidRPr="009E05CF">
        <w:rPr>
          <w:rFonts w:ascii="Times New Roman" w:eastAsia="宋体" w:hAnsi="Times New Roman" w:cs="Times New Roman" w:hint="eastAsia"/>
          <w:sz w:val="24"/>
          <w:szCs w:val="21"/>
        </w:rPr>
        <w:t>中，无论是</w:t>
      </w:r>
      <w:r w:rsidRPr="009E05CF">
        <w:rPr>
          <w:rFonts w:ascii="Times New Roman" w:eastAsia="宋体" w:hAnsi="Times New Roman" w:cs="Times New Roman"/>
          <w:sz w:val="24"/>
          <w:szCs w:val="21"/>
        </w:rPr>
        <w:t>推广</w:t>
      </w:r>
      <w:r w:rsidR="00006973" w:rsidRPr="009E05CF">
        <w:rPr>
          <w:rFonts w:ascii="Times New Roman" w:eastAsia="宋体" w:hAnsi="Times New Roman" w:cs="Times New Roman" w:hint="eastAsia"/>
          <w:sz w:val="24"/>
          <w:szCs w:val="21"/>
        </w:rPr>
        <w:t>还是</w:t>
      </w:r>
      <w:r w:rsidR="00006973" w:rsidRPr="009E05CF">
        <w:rPr>
          <w:rFonts w:ascii="Times New Roman" w:eastAsia="宋体" w:hAnsi="Times New Roman" w:cs="Times New Roman"/>
          <w:sz w:val="24"/>
          <w:szCs w:val="21"/>
        </w:rPr>
        <w:t>运行</w:t>
      </w:r>
      <w:proofErr w:type="gramStart"/>
      <w:r w:rsidR="00006973" w:rsidRPr="009E05CF">
        <w:rPr>
          <w:rFonts w:ascii="Times New Roman" w:eastAsia="宋体" w:hAnsi="Times New Roman" w:cs="Times New Roman"/>
          <w:sz w:val="24"/>
          <w:szCs w:val="21"/>
        </w:rPr>
        <w:t>都还面临</w:t>
      </w:r>
      <w:r w:rsidR="00006973" w:rsidRPr="009E05CF">
        <w:rPr>
          <w:rFonts w:ascii="Times New Roman" w:eastAsia="宋体" w:hAnsi="Times New Roman" w:cs="Times New Roman" w:hint="eastAsia"/>
          <w:sz w:val="24"/>
          <w:szCs w:val="21"/>
        </w:rPr>
        <w:t>了</w:t>
      </w:r>
      <w:proofErr w:type="gramEnd"/>
      <w:r w:rsidRPr="009E05CF">
        <w:rPr>
          <w:rFonts w:ascii="Times New Roman" w:eastAsia="宋体" w:hAnsi="Times New Roman" w:cs="Times New Roman"/>
          <w:sz w:val="24"/>
          <w:szCs w:val="21"/>
        </w:rPr>
        <w:t>很多</w:t>
      </w:r>
      <w:r w:rsidR="00006973" w:rsidRPr="009E05CF">
        <w:rPr>
          <w:rFonts w:ascii="Times New Roman" w:eastAsia="宋体" w:hAnsi="Times New Roman" w:cs="Times New Roman" w:hint="eastAsia"/>
          <w:sz w:val="24"/>
          <w:szCs w:val="21"/>
        </w:rPr>
        <w:t>未知</w:t>
      </w:r>
      <w:r w:rsidRPr="009E05CF">
        <w:rPr>
          <w:rFonts w:ascii="Times New Roman" w:eastAsia="宋体" w:hAnsi="Times New Roman" w:cs="Times New Roman"/>
          <w:sz w:val="24"/>
          <w:szCs w:val="21"/>
        </w:rPr>
        <w:t>。对于其去中心化的特性，传统的医疗管理机构也将受到冲击</w:t>
      </w:r>
      <w:r w:rsidR="00602ED7" w:rsidRPr="009E05CF">
        <w:rPr>
          <w:rFonts w:ascii="Times New Roman" w:eastAsia="宋体" w:hAnsi="Times New Roman" w:cs="Times New Roman" w:hint="eastAsia"/>
          <w:sz w:val="24"/>
          <w:szCs w:val="21"/>
        </w:rPr>
        <w:t>。</w:t>
      </w:r>
      <w:r w:rsidR="00DF01B8" w:rsidRPr="00E77291">
        <w:rPr>
          <w:rFonts w:ascii="Times New Roman" w:eastAsia="宋体" w:hAnsi="Times New Roman" w:cs="Times New Roman"/>
          <w:color w:val="FF0000"/>
          <w:sz w:val="24"/>
          <w:szCs w:val="21"/>
          <w:highlight w:val="yellow"/>
          <w:rPrChange w:id="43" w:author="sszhu" w:date="2019-04-26T06:51:00Z">
            <w:rPr>
              <w:rFonts w:ascii="Times New Roman" w:eastAsia="宋体" w:hAnsi="Times New Roman" w:cs="Times New Roman"/>
              <w:sz w:val="24"/>
              <w:szCs w:val="21"/>
            </w:rPr>
          </w:rPrChange>
        </w:rPr>
        <w:t>[</w:t>
      </w:r>
      <w:r w:rsidR="00DF01B8" w:rsidRPr="00E77291">
        <w:rPr>
          <w:rFonts w:ascii="Times New Roman" w:eastAsia="宋体" w:hAnsi="Times New Roman" w:cs="Times New Roman"/>
          <w:color w:val="FF0000"/>
          <w:sz w:val="24"/>
          <w:szCs w:val="21"/>
          <w:highlight w:val="yellow"/>
          <w:rPrChange w:id="44" w:author="sszhu" w:date="2019-04-26T06:51:00Z">
            <w:rPr>
              <w:rFonts w:ascii="Times New Roman" w:eastAsia="宋体" w:hAnsi="Times New Roman" w:cs="Times New Roman"/>
              <w:sz w:val="24"/>
              <w:szCs w:val="21"/>
            </w:rPr>
          </w:rPrChange>
        </w:rPr>
        <w:endnoteReference w:id="2"/>
      </w:r>
      <w:r w:rsidR="00DF01B8" w:rsidRPr="00E77291">
        <w:rPr>
          <w:rFonts w:ascii="Times New Roman" w:eastAsia="宋体" w:hAnsi="Times New Roman" w:cs="Times New Roman"/>
          <w:color w:val="FF0000"/>
          <w:sz w:val="24"/>
          <w:szCs w:val="21"/>
          <w:highlight w:val="yellow"/>
          <w:rPrChange w:id="45" w:author="sszhu" w:date="2019-04-26T06:51:00Z">
            <w:rPr>
              <w:rFonts w:ascii="Times New Roman" w:eastAsia="宋体" w:hAnsi="Times New Roman" w:cs="Times New Roman"/>
              <w:sz w:val="24"/>
              <w:szCs w:val="21"/>
            </w:rPr>
          </w:rPrChange>
        </w:rPr>
        <w:t>]</w:t>
      </w:r>
      <w:r w:rsidR="00602ED7" w:rsidRPr="009E05CF">
        <w:rPr>
          <w:rFonts w:ascii="Times New Roman" w:eastAsia="宋体" w:hAnsi="Times New Roman" w:cs="Times New Roman" w:hint="eastAsia"/>
          <w:sz w:val="24"/>
          <w:szCs w:val="21"/>
        </w:rPr>
        <w:t>所以区块链在医疗数据层面还是有很大的可探索空间。</w:t>
      </w:r>
    </w:p>
    <w:p w14:paraId="14799482" w14:textId="619EE722" w:rsidR="00692C35" w:rsidRDefault="00692C35" w:rsidP="00692C35">
      <w:pPr>
        <w:pStyle w:val="2"/>
        <w:widowControl w:val="0"/>
        <w:numPr>
          <w:ilvl w:val="1"/>
          <w:numId w:val="7"/>
        </w:numPr>
        <w:spacing w:line="413" w:lineRule="auto"/>
        <w:rPr>
          <w:rFonts w:ascii="Times New Roman" w:eastAsia="黑体" w:hAnsi="Times New Roman" w:cs="Times New Roman"/>
          <w:b w:val="0"/>
          <w:bCs w:val="0"/>
          <w:sz w:val="30"/>
          <w:szCs w:val="20"/>
        </w:rPr>
      </w:pPr>
      <w:bookmarkStart w:id="46" w:name="_Toc6996073"/>
      <w:r>
        <w:rPr>
          <w:rFonts w:ascii="Times New Roman" w:eastAsia="黑体" w:hAnsi="Times New Roman" w:cs="Times New Roman" w:hint="eastAsia"/>
          <w:b w:val="0"/>
          <w:bCs w:val="0"/>
          <w:sz w:val="30"/>
          <w:szCs w:val="20"/>
        </w:rPr>
        <w:t>论文内容与组织</w:t>
      </w:r>
      <w:bookmarkEnd w:id="46"/>
    </w:p>
    <w:p w14:paraId="0A6DFDD9" w14:textId="3616F30B"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本文</w:t>
      </w:r>
      <w:r>
        <w:rPr>
          <w:rFonts w:ascii="宋体" w:eastAsia="宋体" w:hAnsi="宋体" w:hint="eastAsia"/>
          <w:sz w:val="24"/>
          <w:szCs w:val="24"/>
        </w:rPr>
        <w:t>是对医疗协同诊治系统下</w:t>
      </w:r>
      <w:r w:rsidRPr="00A44B07">
        <w:rPr>
          <w:rFonts w:ascii="宋体" w:eastAsia="宋体" w:hAnsi="宋体" w:hint="eastAsia"/>
          <w:sz w:val="24"/>
          <w:szCs w:val="24"/>
        </w:rPr>
        <w:t>的</w:t>
      </w:r>
      <w:r>
        <w:rPr>
          <w:rFonts w:ascii="宋体" w:eastAsia="宋体" w:hAnsi="宋体" w:hint="eastAsia"/>
          <w:sz w:val="24"/>
          <w:szCs w:val="24"/>
        </w:rPr>
        <w:t>病患就诊和医生看诊的</w:t>
      </w:r>
      <w:r w:rsidRPr="00A44B07">
        <w:rPr>
          <w:rFonts w:ascii="宋体" w:eastAsia="宋体" w:hAnsi="宋体" w:hint="eastAsia"/>
          <w:sz w:val="24"/>
          <w:szCs w:val="24"/>
        </w:rPr>
        <w:t>流程进行了重新设计，</w:t>
      </w:r>
      <w:r w:rsidR="00132A1B">
        <w:rPr>
          <w:rFonts w:ascii="宋体" w:eastAsia="宋体" w:hAnsi="宋体" w:hint="eastAsia"/>
          <w:sz w:val="24"/>
          <w:szCs w:val="24"/>
        </w:rPr>
        <w:t>文中包含对该流程下每个子流程的技术作介绍，以及如何结合以太</w:t>
      </w:r>
      <w:proofErr w:type="gramStart"/>
      <w:r w:rsidR="00132A1B">
        <w:rPr>
          <w:rFonts w:ascii="宋体" w:eastAsia="宋体" w:hAnsi="宋体" w:hint="eastAsia"/>
          <w:sz w:val="24"/>
          <w:szCs w:val="24"/>
        </w:rPr>
        <w:t>坊提供</w:t>
      </w:r>
      <w:proofErr w:type="gramEnd"/>
      <w:r w:rsidR="00132A1B">
        <w:rPr>
          <w:rFonts w:ascii="宋体" w:eastAsia="宋体" w:hAnsi="宋体" w:hint="eastAsia"/>
          <w:sz w:val="24"/>
          <w:szCs w:val="24"/>
        </w:rPr>
        <w:t>的区块链服务和结合AES加密算法来实现共享医疗数据过程的隐私保护</w:t>
      </w:r>
      <w:r w:rsidRPr="00A44B07">
        <w:rPr>
          <w:rFonts w:ascii="宋体" w:eastAsia="宋体" w:hAnsi="宋体" w:hint="eastAsia"/>
          <w:sz w:val="24"/>
          <w:szCs w:val="24"/>
        </w:rPr>
        <w:t>。</w:t>
      </w:r>
    </w:p>
    <w:p w14:paraId="38B034DD" w14:textId="136CD995" w:rsidR="00C06241" w:rsidRPr="00A44B07" w:rsidRDefault="00D116EC" w:rsidP="00C06241">
      <w:pPr>
        <w:spacing w:line="300" w:lineRule="auto"/>
        <w:ind w:firstLine="475"/>
        <w:rPr>
          <w:rFonts w:ascii="宋体" w:eastAsia="宋体" w:hAnsi="宋体"/>
          <w:sz w:val="24"/>
          <w:szCs w:val="24"/>
        </w:rPr>
      </w:pPr>
      <w:r>
        <w:rPr>
          <w:rFonts w:ascii="宋体" w:eastAsia="宋体" w:hAnsi="宋体" w:hint="eastAsia"/>
          <w:sz w:val="24"/>
          <w:szCs w:val="24"/>
        </w:rPr>
        <w:t>本文的主要</w:t>
      </w:r>
      <w:r w:rsidR="00C06241" w:rsidRPr="00A44B07">
        <w:rPr>
          <w:rFonts w:ascii="宋体" w:eastAsia="宋体" w:hAnsi="宋体" w:hint="eastAsia"/>
          <w:sz w:val="24"/>
          <w:szCs w:val="24"/>
        </w:rPr>
        <w:t>分为六章。</w:t>
      </w:r>
    </w:p>
    <w:p w14:paraId="5AE8E39E" w14:textId="708C577E"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第一章，绪论，分析当前数字化医疗系统</w:t>
      </w:r>
      <w:r w:rsidR="00CA2511">
        <w:rPr>
          <w:rFonts w:ascii="宋体" w:eastAsia="宋体" w:hAnsi="宋体" w:hint="eastAsia"/>
          <w:sz w:val="24"/>
          <w:szCs w:val="24"/>
        </w:rPr>
        <w:t>以及医疗数据电子化及其设计的隐私问题在医疗领域的情况</w:t>
      </w:r>
      <w:r w:rsidR="00E04FCB">
        <w:rPr>
          <w:rFonts w:ascii="宋体" w:eastAsia="宋体" w:hAnsi="宋体" w:hint="eastAsia"/>
          <w:sz w:val="24"/>
          <w:szCs w:val="24"/>
        </w:rPr>
        <w:t>，以及就当前区块链发展形势对区块链在医疗方面的应用的现状和未来作</w:t>
      </w:r>
      <w:r w:rsidR="00871A71">
        <w:rPr>
          <w:rFonts w:ascii="宋体" w:eastAsia="宋体" w:hAnsi="宋体" w:hint="eastAsia"/>
          <w:sz w:val="24"/>
          <w:szCs w:val="24"/>
        </w:rPr>
        <w:t>分析。</w:t>
      </w:r>
    </w:p>
    <w:p w14:paraId="3370FC5E" w14:textId="62D1F3D6"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第二章，相关理论介绍，</w:t>
      </w:r>
      <w:r w:rsidR="00DD5536">
        <w:rPr>
          <w:rFonts w:ascii="宋体" w:eastAsia="宋体" w:hAnsi="宋体" w:hint="eastAsia"/>
          <w:sz w:val="24"/>
          <w:szCs w:val="24"/>
        </w:rPr>
        <w:t>介绍系统设计所涉及的相关理论和技术</w:t>
      </w:r>
      <w:r w:rsidR="00615F89">
        <w:rPr>
          <w:rFonts w:ascii="宋体" w:eastAsia="宋体" w:hAnsi="宋体" w:hint="eastAsia"/>
          <w:sz w:val="24"/>
          <w:szCs w:val="24"/>
        </w:rPr>
        <w:t>知识</w:t>
      </w:r>
      <w:r w:rsidRPr="00A44B07">
        <w:rPr>
          <w:rFonts w:ascii="宋体" w:eastAsia="宋体" w:hAnsi="宋体" w:hint="eastAsia"/>
          <w:sz w:val="24"/>
          <w:szCs w:val="24"/>
        </w:rPr>
        <w:t>。</w:t>
      </w:r>
    </w:p>
    <w:p w14:paraId="108E5F12" w14:textId="472752D0"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lastRenderedPageBreak/>
        <w:t>第三章，</w:t>
      </w:r>
      <w:r w:rsidR="001F6A8C" w:rsidRPr="001F6A8C">
        <w:rPr>
          <w:rFonts w:ascii="宋体" w:eastAsia="宋体" w:hAnsi="宋体"/>
          <w:sz w:val="24"/>
          <w:szCs w:val="24"/>
        </w:rPr>
        <w:t>基于区块链分布式存储系统在医疗系统上的应用方案</w:t>
      </w:r>
      <w:r w:rsidRPr="00A44B07">
        <w:rPr>
          <w:rFonts w:ascii="宋体" w:eastAsia="宋体" w:hAnsi="宋体" w:hint="eastAsia"/>
          <w:sz w:val="24"/>
          <w:szCs w:val="24"/>
        </w:rPr>
        <w:t>，</w:t>
      </w:r>
      <w:r w:rsidR="0035156A">
        <w:rPr>
          <w:rFonts w:ascii="宋体" w:eastAsia="宋体" w:hAnsi="宋体" w:hint="eastAsia"/>
          <w:sz w:val="24"/>
          <w:szCs w:val="24"/>
        </w:rPr>
        <w:t>介绍</w:t>
      </w:r>
      <w:r w:rsidR="001F6A8C">
        <w:rPr>
          <w:rFonts w:ascii="宋体" w:eastAsia="宋体" w:hAnsi="宋体" w:hint="eastAsia"/>
          <w:sz w:val="24"/>
          <w:szCs w:val="24"/>
        </w:rPr>
        <w:t>如何</w:t>
      </w:r>
      <w:r w:rsidR="002255BE">
        <w:rPr>
          <w:rFonts w:ascii="宋体" w:eastAsia="宋体" w:hAnsi="宋体" w:hint="eastAsia"/>
          <w:sz w:val="24"/>
          <w:szCs w:val="24"/>
        </w:rPr>
        <w:t>基于区块链去设计系统</w:t>
      </w:r>
      <w:r w:rsidRPr="00A44B07">
        <w:rPr>
          <w:rFonts w:ascii="宋体" w:eastAsia="宋体" w:hAnsi="宋体" w:hint="eastAsia"/>
          <w:sz w:val="24"/>
          <w:szCs w:val="24"/>
        </w:rPr>
        <w:t>。</w:t>
      </w:r>
    </w:p>
    <w:p w14:paraId="40E1DC81" w14:textId="392ED40D"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第四章，</w:t>
      </w:r>
      <w:r w:rsidR="006349FD" w:rsidRPr="006349FD">
        <w:rPr>
          <w:rFonts w:ascii="宋体" w:eastAsia="宋体" w:hAnsi="宋体"/>
          <w:sz w:val="24"/>
          <w:szCs w:val="24"/>
        </w:rPr>
        <w:t>医疗数据共享与隐私保护电子病历系统设计</w:t>
      </w:r>
      <w:r w:rsidRPr="00A44B07">
        <w:rPr>
          <w:rFonts w:ascii="宋体" w:eastAsia="宋体" w:hAnsi="宋体" w:hint="eastAsia"/>
          <w:sz w:val="24"/>
          <w:szCs w:val="24"/>
        </w:rPr>
        <w:t>，</w:t>
      </w:r>
      <w:r w:rsidR="006349FD">
        <w:rPr>
          <w:rFonts w:ascii="宋体" w:eastAsia="宋体" w:hAnsi="宋体" w:hint="eastAsia"/>
          <w:sz w:val="24"/>
          <w:szCs w:val="24"/>
        </w:rPr>
        <w:t>对设计进行实现，并且介绍电子病历系统的设计和如何对电子病历相关信息加密存储</w:t>
      </w:r>
      <w:r w:rsidRPr="00A44B07">
        <w:rPr>
          <w:rFonts w:ascii="宋体" w:eastAsia="宋体" w:hAnsi="宋体" w:hint="eastAsia"/>
          <w:sz w:val="24"/>
          <w:szCs w:val="24"/>
        </w:rPr>
        <w:t>。</w:t>
      </w:r>
    </w:p>
    <w:p w14:paraId="33D505B9" w14:textId="6DDFEF7F"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第五章，</w:t>
      </w:r>
      <w:r w:rsidR="00BF2E4B">
        <w:rPr>
          <w:rFonts w:ascii="宋体" w:eastAsia="宋体" w:hAnsi="宋体" w:hint="eastAsia"/>
          <w:sz w:val="24"/>
          <w:szCs w:val="24"/>
        </w:rPr>
        <w:t>总结系统设计与开发过程所遇到的问题和解决方案</w:t>
      </w:r>
      <w:r w:rsidRPr="00A44B07">
        <w:rPr>
          <w:rFonts w:ascii="宋体" w:eastAsia="宋体" w:hAnsi="宋体" w:hint="eastAsia"/>
          <w:sz w:val="24"/>
          <w:szCs w:val="24"/>
        </w:rPr>
        <w:t>。</w:t>
      </w:r>
    </w:p>
    <w:p w14:paraId="0E496147" w14:textId="77777777" w:rsidR="00C06241" w:rsidRPr="00A44B07" w:rsidRDefault="00C06241" w:rsidP="00C06241">
      <w:pPr>
        <w:spacing w:line="300" w:lineRule="auto"/>
        <w:ind w:firstLine="475"/>
        <w:rPr>
          <w:rFonts w:ascii="宋体" w:eastAsia="宋体" w:hAnsi="宋体"/>
          <w:sz w:val="24"/>
          <w:szCs w:val="24"/>
        </w:rPr>
      </w:pPr>
      <w:r w:rsidRPr="00A44B07">
        <w:rPr>
          <w:rFonts w:ascii="宋体" w:eastAsia="宋体" w:hAnsi="宋体" w:hint="eastAsia"/>
          <w:sz w:val="24"/>
          <w:szCs w:val="24"/>
        </w:rPr>
        <w:t>第六章，总结与展望。</w:t>
      </w:r>
    </w:p>
    <w:p w14:paraId="5C8B7879" w14:textId="3E8B8B5B" w:rsidR="00C06241" w:rsidRPr="00C06241" w:rsidRDefault="00C06241" w:rsidP="00C06241"/>
    <w:p w14:paraId="317BE31B" w14:textId="15D7DC0D" w:rsidR="00483CE4" w:rsidRPr="00483CE4" w:rsidRDefault="00483CE4" w:rsidP="00483CE4">
      <w:pPr>
        <w:pStyle w:val="1"/>
        <w:jc w:val="center"/>
        <w:rPr>
          <w:sz w:val="32"/>
          <w:szCs w:val="32"/>
        </w:rPr>
      </w:pPr>
      <w:bookmarkStart w:id="47" w:name="_Toc6996074"/>
      <w:r w:rsidRPr="00483CE4">
        <w:rPr>
          <w:sz w:val="32"/>
          <w:szCs w:val="32"/>
        </w:rPr>
        <w:t>2</w:t>
      </w:r>
      <w:r w:rsidRPr="00483CE4">
        <w:rPr>
          <w:rFonts w:hint="eastAsia"/>
          <w:sz w:val="32"/>
          <w:szCs w:val="32"/>
        </w:rPr>
        <w:t xml:space="preserve"> 区块链相关理论</w:t>
      </w:r>
      <w:bookmarkEnd w:id="47"/>
    </w:p>
    <w:p w14:paraId="1EED0978" w14:textId="70A7A40C" w:rsidR="00483CE4" w:rsidRDefault="00BF4603" w:rsidP="00483CE4">
      <w:pPr>
        <w:pStyle w:val="2"/>
        <w:numPr>
          <w:ilvl w:val="1"/>
          <w:numId w:val="5"/>
        </w:numPr>
        <w:rPr>
          <w:rFonts w:ascii="Times New Roman" w:eastAsia="黑体" w:hAnsi="Times New Roman" w:cs="Times New Roman"/>
          <w:b w:val="0"/>
          <w:bCs w:val="0"/>
          <w:sz w:val="30"/>
          <w:szCs w:val="20"/>
        </w:rPr>
      </w:pPr>
      <w:bookmarkStart w:id="48" w:name="_Toc6996075"/>
      <w:r w:rsidRPr="00BF4603">
        <w:rPr>
          <w:rFonts w:ascii="Times New Roman" w:eastAsia="黑体" w:hAnsi="Times New Roman" w:cs="Times New Roman" w:hint="eastAsia"/>
          <w:b w:val="0"/>
          <w:bCs w:val="0"/>
          <w:sz w:val="30"/>
          <w:szCs w:val="20"/>
        </w:rPr>
        <w:t>区块链</w:t>
      </w:r>
      <w:bookmarkEnd w:id="48"/>
    </w:p>
    <w:p w14:paraId="1053B427" w14:textId="60F78148" w:rsidR="00073CEC" w:rsidRPr="009E05CF" w:rsidRDefault="006C4BF0"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区块链一词产生于比特币白皮书的译文。区块链</w:t>
      </w:r>
      <w:r w:rsidR="0018091A" w:rsidRPr="009E05CF">
        <w:rPr>
          <w:rFonts w:ascii="Times New Roman" w:eastAsia="宋体" w:hAnsi="Times New Roman" w:cs="Times New Roman" w:hint="eastAsia"/>
          <w:sz w:val="24"/>
          <w:szCs w:val="21"/>
        </w:rPr>
        <w:t>技术</w:t>
      </w:r>
      <w:r w:rsidRPr="009E05CF">
        <w:rPr>
          <w:rFonts w:ascii="Times New Roman" w:eastAsia="宋体" w:hAnsi="Times New Roman" w:cs="Times New Roman" w:hint="eastAsia"/>
          <w:sz w:val="24"/>
          <w:szCs w:val="21"/>
        </w:rPr>
        <w:t>是一种结合了分布式数据存储、点对点传输、加密算法和共识机制等技术的应用模型，</w:t>
      </w:r>
      <w:r w:rsidR="00E86CF8" w:rsidRPr="009E05CF">
        <w:rPr>
          <w:rFonts w:ascii="Times New Roman" w:eastAsia="宋体" w:hAnsi="Times New Roman" w:cs="Times New Roman" w:hint="eastAsia"/>
          <w:sz w:val="24"/>
          <w:szCs w:val="21"/>
        </w:rPr>
        <w:t>它本质上就是一个去中心化的数据库。在传统的数据库——或者说“中心化”的数据库，在安全上有很致命的缺陷，例如，它由于数据高度集中，数据可以在用户</w:t>
      </w:r>
      <w:r w:rsidR="00B07CFA" w:rsidRPr="009E05CF">
        <w:rPr>
          <w:rFonts w:ascii="Times New Roman" w:eastAsia="宋体" w:hAnsi="Times New Roman" w:cs="Times New Roman" w:hint="eastAsia"/>
          <w:sz w:val="24"/>
          <w:szCs w:val="21"/>
        </w:rPr>
        <w:t>全然不知情的情况下被篡改甚至被</w:t>
      </w:r>
      <w:r w:rsidR="00E86CF8" w:rsidRPr="009E05CF">
        <w:rPr>
          <w:rFonts w:ascii="Times New Roman" w:eastAsia="宋体" w:hAnsi="Times New Roman" w:cs="Times New Roman" w:hint="eastAsia"/>
          <w:sz w:val="24"/>
          <w:szCs w:val="21"/>
        </w:rPr>
        <w:t>删除</w:t>
      </w:r>
      <w:r w:rsidR="00073CEC" w:rsidRPr="009E05CF">
        <w:rPr>
          <w:rFonts w:ascii="Times New Roman" w:eastAsia="宋体" w:hAnsi="Times New Roman" w:cs="Times New Roman" w:hint="eastAsia"/>
          <w:sz w:val="24"/>
          <w:szCs w:val="21"/>
        </w:rPr>
        <w:t>，也可以在没被用户授权的情况下被他人所阅览。区块链能很好</w:t>
      </w:r>
      <w:r w:rsidR="00E86CF8" w:rsidRPr="009E05CF">
        <w:rPr>
          <w:rFonts w:ascii="Times New Roman" w:eastAsia="宋体" w:hAnsi="Times New Roman" w:cs="Times New Roman" w:hint="eastAsia"/>
          <w:sz w:val="24"/>
          <w:szCs w:val="21"/>
        </w:rPr>
        <w:t>地解决这一问题</w:t>
      </w:r>
    </w:p>
    <w:p w14:paraId="6D9F2412" w14:textId="4300012F" w:rsidR="00EE6D26" w:rsidRPr="009E05CF" w:rsidRDefault="00F774AE"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区块链上</w:t>
      </w:r>
      <w:r w:rsidR="00F43B6E" w:rsidRPr="009E05CF">
        <w:rPr>
          <w:rFonts w:ascii="Times New Roman" w:eastAsia="宋体" w:hAnsi="Times New Roman" w:cs="Times New Roman" w:hint="eastAsia"/>
          <w:sz w:val="24"/>
          <w:szCs w:val="21"/>
        </w:rPr>
        <w:t>的</w:t>
      </w:r>
      <w:r w:rsidRPr="009E05CF">
        <w:rPr>
          <w:rFonts w:ascii="Times New Roman" w:eastAsia="宋体" w:hAnsi="Times New Roman" w:cs="Times New Roman" w:hint="eastAsia"/>
          <w:sz w:val="24"/>
          <w:szCs w:val="21"/>
        </w:rPr>
        <w:t>是区块，</w:t>
      </w:r>
      <w:r w:rsidR="00F43B6E" w:rsidRPr="009E05CF">
        <w:rPr>
          <w:rFonts w:ascii="Times New Roman" w:eastAsia="宋体" w:hAnsi="Times New Roman" w:cs="Times New Roman" w:hint="eastAsia"/>
          <w:sz w:val="24"/>
          <w:szCs w:val="21"/>
        </w:rPr>
        <w:t>区块是主要存储数据的单位，</w:t>
      </w:r>
      <w:r w:rsidR="00504D43" w:rsidRPr="009E05CF">
        <w:rPr>
          <w:rFonts w:ascii="Times New Roman" w:eastAsia="宋体" w:hAnsi="Times New Roman" w:cs="Times New Roman" w:hint="eastAsia"/>
          <w:sz w:val="24"/>
          <w:szCs w:val="21"/>
        </w:rPr>
        <w:t>在区块链最出名的应用——比特币上，区块主要用来存储交易记录。每一个区块首尾</w:t>
      </w:r>
      <w:r w:rsidRPr="009E05CF">
        <w:rPr>
          <w:rFonts w:ascii="Times New Roman" w:eastAsia="宋体" w:hAnsi="Times New Roman" w:cs="Times New Roman" w:hint="eastAsia"/>
          <w:sz w:val="24"/>
          <w:szCs w:val="21"/>
        </w:rPr>
        <w:t>链接，跟双向链表一样，前一个区块记录着后一个区块的唯一标识，后一个区块也记录着前一个区块的</w:t>
      </w:r>
      <w:r w:rsidR="00C115EF" w:rsidRPr="009E05CF">
        <w:rPr>
          <w:rFonts w:ascii="Times New Roman" w:eastAsia="宋体" w:hAnsi="Times New Roman" w:cs="Times New Roman" w:hint="eastAsia"/>
          <w:sz w:val="24"/>
          <w:szCs w:val="21"/>
        </w:rPr>
        <w:t>唯一标识。区块以某种按照时间顺序的排列规则，或者说产生规则，与前后的区块</w:t>
      </w:r>
      <w:r w:rsidRPr="009E05CF">
        <w:rPr>
          <w:rFonts w:ascii="Times New Roman" w:eastAsia="宋体" w:hAnsi="Times New Roman" w:cs="Times New Roman" w:hint="eastAsia"/>
          <w:sz w:val="24"/>
          <w:szCs w:val="21"/>
        </w:rPr>
        <w:t>串联起来，形成区块链。</w:t>
      </w:r>
      <w:r w:rsidR="009B53C3" w:rsidRPr="009E05CF">
        <w:rPr>
          <w:rFonts w:ascii="Times New Roman" w:eastAsia="宋体" w:hAnsi="Times New Roman" w:cs="Times New Roman"/>
          <w:sz w:val="24"/>
          <w:szCs w:val="21"/>
        </w:rPr>
        <w:t>广义来讲，区块链技术是利用块链式数据结构来验证与存储数据、利用分布式节点共识算法来生成和更新数据、利用密码学的方式保证数据传输和访问的安全、利用由自动化脚本代码组成的智能</w:t>
      </w:r>
      <w:r w:rsidR="009B53C3" w:rsidRPr="009E05CF">
        <w:rPr>
          <w:rFonts w:ascii="Times New Roman" w:eastAsia="宋体" w:hAnsi="Times New Roman" w:cs="Times New Roman"/>
          <w:sz w:val="24"/>
          <w:szCs w:val="21"/>
        </w:rPr>
        <w:lastRenderedPageBreak/>
        <w:t>合约来编程和操作数据的一种全新的分布式基础架构与计算方式。</w:t>
      </w:r>
      <w:r w:rsidR="00AA42B8">
        <w:rPr>
          <w:rFonts w:ascii="Times New Roman" w:eastAsia="宋体" w:hAnsi="Times New Roman" w:cs="Times New Roman"/>
          <w:sz w:val="24"/>
          <w:szCs w:val="21"/>
        </w:rPr>
        <w:t>[</w:t>
      </w:r>
      <w:r w:rsidR="00AA42B8" w:rsidRPr="009E05CF">
        <w:rPr>
          <w:rFonts w:ascii="Times New Roman" w:eastAsia="宋体" w:hAnsi="Times New Roman" w:cs="Times New Roman"/>
          <w:sz w:val="24"/>
          <w:szCs w:val="21"/>
        </w:rPr>
        <w:endnoteReference w:id="3"/>
      </w:r>
      <w:r w:rsidR="00AA42B8">
        <w:rPr>
          <w:rFonts w:ascii="Times New Roman" w:eastAsia="宋体" w:hAnsi="Times New Roman" w:cs="Times New Roman"/>
          <w:sz w:val="24"/>
          <w:szCs w:val="21"/>
        </w:rPr>
        <w:t>]</w:t>
      </w:r>
      <w:r w:rsidR="006B620E" w:rsidRPr="009E05CF">
        <w:rPr>
          <w:rFonts w:ascii="Times New Roman" w:eastAsia="宋体" w:hAnsi="Times New Roman" w:cs="Times New Roman" w:hint="eastAsia"/>
          <w:sz w:val="24"/>
          <w:szCs w:val="21"/>
        </w:rPr>
        <w:t>上述是</w:t>
      </w:r>
      <w:proofErr w:type="gramStart"/>
      <w:r w:rsidR="006B620E" w:rsidRPr="009E05CF">
        <w:rPr>
          <w:rFonts w:ascii="Times New Roman" w:eastAsia="宋体" w:hAnsi="Times New Roman" w:cs="Times New Roman" w:hint="eastAsia"/>
          <w:sz w:val="24"/>
          <w:szCs w:val="21"/>
        </w:rPr>
        <w:t>非常</w:t>
      </w:r>
      <w:proofErr w:type="gramEnd"/>
      <w:r w:rsidR="006B620E" w:rsidRPr="009E05CF">
        <w:rPr>
          <w:rFonts w:ascii="Times New Roman" w:eastAsia="宋体" w:hAnsi="Times New Roman" w:cs="Times New Roman" w:hint="eastAsia"/>
          <w:sz w:val="24"/>
          <w:szCs w:val="21"/>
        </w:rPr>
        <w:t>关于</w:t>
      </w:r>
      <w:r w:rsidR="00A91B91" w:rsidRPr="009E05CF">
        <w:rPr>
          <w:rFonts w:ascii="Times New Roman" w:eastAsia="宋体" w:hAnsi="Times New Roman" w:cs="Times New Roman" w:hint="eastAsia"/>
          <w:sz w:val="24"/>
          <w:szCs w:val="21"/>
        </w:rPr>
        <w:t>区块链</w:t>
      </w:r>
      <w:r w:rsidR="006B620E" w:rsidRPr="009E05CF">
        <w:rPr>
          <w:rFonts w:ascii="Times New Roman" w:eastAsia="宋体" w:hAnsi="Times New Roman" w:cs="Times New Roman" w:hint="eastAsia"/>
          <w:sz w:val="24"/>
          <w:szCs w:val="21"/>
        </w:rPr>
        <w:t>清楚且准确</w:t>
      </w:r>
      <w:r w:rsidR="00A91B91" w:rsidRPr="009E05CF">
        <w:rPr>
          <w:rFonts w:ascii="Times New Roman" w:eastAsia="宋体" w:hAnsi="Times New Roman" w:cs="Times New Roman" w:hint="eastAsia"/>
          <w:sz w:val="24"/>
          <w:szCs w:val="21"/>
        </w:rPr>
        <w:t>介绍。</w:t>
      </w:r>
      <w:r w:rsidR="0073162B" w:rsidRPr="009E05CF">
        <w:rPr>
          <w:rFonts w:ascii="Times New Roman" w:eastAsia="宋体" w:hAnsi="Times New Roman" w:cs="Times New Roman" w:hint="eastAsia"/>
          <w:sz w:val="24"/>
          <w:szCs w:val="21"/>
        </w:rPr>
        <w:t>或者通俗地讲，区块就是一个个收纳盒，收纳盒的表面上贴了两个标签，一个是记录前一个收纳盒的</w:t>
      </w:r>
      <w:r w:rsidR="00803563" w:rsidRPr="009E05CF">
        <w:rPr>
          <w:rFonts w:ascii="Times New Roman" w:eastAsia="宋体" w:hAnsi="Times New Roman" w:cs="Times New Roman" w:hint="eastAsia"/>
          <w:sz w:val="24"/>
          <w:szCs w:val="21"/>
        </w:rPr>
        <w:t>地址</w:t>
      </w:r>
      <w:r w:rsidR="00B42866" w:rsidRPr="009E05CF">
        <w:rPr>
          <w:rFonts w:ascii="Times New Roman" w:eastAsia="宋体" w:hAnsi="Times New Roman" w:cs="Times New Roman" w:hint="eastAsia"/>
          <w:sz w:val="24"/>
          <w:szCs w:val="21"/>
        </w:rPr>
        <w:t>，一个记录的是后一个收纳盒的号码。收纳盒中放着很多东西，这些东西都是又一张表来决定，这张表决定了收纳盒中可以放什么内容，怎么放等规则。</w:t>
      </w:r>
      <w:r w:rsidR="00803563" w:rsidRPr="009E05CF">
        <w:rPr>
          <w:rFonts w:ascii="Times New Roman" w:eastAsia="宋体" w:hAnsi="Times New Roman" w:cs="Times New Roman" w:hint="eastAsia"/>
          <w:sz w:val="24"/>
          <w:szCs w:val="21"/>
        </w:rPr>
        <w:t>任何在收纳</w:t>
      </w:r>
      <w:r w:rsidR="00894475" w:rsidRPr="009E05CF">
        <w:rPr>
          <w:rFonts w:ascii="Times New Roman" w:eastAsia="宋体" w:hAnsi="Times New Roman" w:cs="Times New Roman" w:hint="eastAsia"/>
          <w:sz w:val="24"/>
          <w:szCs w:val="21"/>
        </w:rPr>
        <w:t>盒的内容发生一点点改变都会改变收纳盒的地址，比如说，</w:t>
      </w:r>
      <w:proofErr w:type="gramStart"/>
      <w:r w:rsidR="00894475" w:rsidRPr="009E05CF">
        <w:rPr>
          <w:rFonts w:ascii="Times New Roman" w:eastAsia="宋体" w:hAnsi="Times New Roman" w:cs="Times New Roman" w:hint="eastAsia"/>
          <w:sz w:val="24"/>
          <w:szCs w:val="21"/>
        </w:rPr>
        <w:t>小明想偷偷</w:t>
      </w:r>
      <w:proofErr w:type="gramEnd"/>
      <w:r w:rsidR="00894475" w:rsidRPr="009E05CF">
        <w:rPr>
          <w:rFonts w:ascii="Times New Roman" w:eastAsia="宋体" w:hAnsi="Times New Roman" w:cs="Times New Roman" w:hint="eastAsia"/>
          <w:sz w:val="24"/>
          <w:szCs w:val="21"/>
        </w:rPr>
        <w:t>把某个</w:t>
      </w:r>
      <w:r w:rsidR="00803563" w:rsidRPr="009E05CF">
        <w:rPr>
          <w:rFonts w:ascii="Times New Roman" w:eastAsia="宋体" w:hAnsi="Times New Roman" w:cs="Times New Roman" w:hint="eastAsia"/>
          <w:sz w:val="24"/>
          <w:szCs w:val="21"/>
        </w:rPr>
        <w:t>收纳盒</w:t>
      </w:r>
      <w:r w:rsidR="00894475" w:rsidRPr="009E05CF">
        <w:rPr>
          <w:rFonts w:ascii="Times New Roman" w:eastAsia="宋体" w:hAnsi="Times New Roman" w:cs="Times New Roman" w:hint="eastAsia"/>
          <w:sz w:val="24"/>
          <w:szCs w:val="21"/>
        </w:rPr>
        <w:t>里的</w:t>
      </w:r>
      <w:proofErr w:type="gramStart"/>
      <w:r w:rsidR="00894475" w:rsidRPr="009E05CF">
        <w:rPr>
          <w:rFonts w:ascii="Times New Roman" w:eastAsia="宋体" w:hAnsi="Times New Roman" w:cs="Times New Roman" w:hint="eastAsia"/>
          <w:sz w:val="24"/>
          <w:szCs w:val="21"/>
        </w:rPr>
        <w:t>一封信改一</w:t>
      </w:r>
      <w:proofErr w:type="gramEnd"/>
      <w:r w:rsidR="00894475" w:rsidRPr="009E05CF">
        <w:rPr>
          <w:rFonts w:ascii="Times New Roman" w:eastAsia="宋体" w:hAnsi="Times New Roman" w:cs="Times New Roman" w:hint="eastAsia"/>
          <w:sz w:val="24"/>
          <w:szCs w:val="21"/>
        </w:rPr>
        <w:t>个字，该收纳盒的地址为</w:t>
      </w:r>
      <w:r w:rsidR="00894475" w:rsidRPr="009E05CF">
        <w:rPr>
          <w:rFonts w:ascii="Times New Roman" w:eastAsia="宋体" w:hAnsi="Times New Roman" w:cs="Times New Roman"/>
          <w:sz w:val="24"/>
          <w:szCs w:val="21"/>
        </w:rPr>
        <w:t>0x62b00Bd5dE47b22eA98922f4020fa0BaB85</w:t>
      </w:r>
      <w:r w:rsidR="00894475" w:rsidRPr="009E05CF">
        <w:rPr>
          <w:rFonts w:ascii="Times New Roman" w:eastAsia="宋体" w:hAnsi="Times New Roman" w:cs="Times New Roman" w:hint="eastAsia"/>
          <w:sz w:val="24"/>
          <w:szCs w:val="21"/>
        </w:rPr>
        <w:t>a</w:t>
      </w:r>
      <w:r w:rsidR="00894475" w:rsidRPr="009E05CF">
        <w:rPr>
          <w:rFonts w:ascii="Times New Roman" w:eastAsia="宋体" w:hAnsi="Times New Roman" w:cs="Times New Roman"/>
          <w:sz w:val="24"/>
          <w:szCs w:val="21"/>
        </w:rPr>
        <w:t>d32</w:t>
      </w:r>
      <w:r w:rsidR="00894475" w:rsidRPr="009E05CF">
        <w:rPr>
          <w:rFonts w:ascii="Times New Roman" w:eastAsia="宋体" w:hAnsi="Times New Roman" w:cs="Times New Roman" w:hint="eastAsia"/>
          <w:sz w:val="24"/>
          <w:szCs w:val="21"/>
        </w:rPr>
        <w:t>B</w:t>
      </w:r>
      <w:r w:rsidR="00894475" w:rsidRPr="009E05CF">
        <w:rPr>
          <w:rFonts w:ascii="Times New Roman" w:eastAsia="宋体" w:hAnsi="Times New Roman" w:cs="Times New Roman" w:hint="eastAsia"/>
          <w:sz w:val="24"/>
          <w:szCs w:val="21"/>
        </w:rPr>
        <w:t>，小明把信拿出来，改了信里面的一个字，然后把信放回原来的收纳盒中。</w:t>
      </w:r>
      <w:r w:rsidR="00B71C7A" w:rsidRPr="009E05CF">
        <w:rPr>
          <w:rFonts w:ascii="Times New Roman" w:eastAsia="宋体" w:hAnsi="Times New Roman" w:cs="Times New Roman" w:hint="eastAsia"/>
          <w:sz w:val="24"/>
          <w:szCs w:val="21"/>
        </w:rPr>
        <w:t>立刻地，信被拒收了，收纳盒中生成了原来</w:t>
      </w:r>
      <w:proofErr w:type="gramStart"/>
      <w:r w:rsidR="00B71C7A" w:rsidRPr="009E05CF">
        <w:rPr>
          <w:rFonts w:ascii="Times New Roman" w:eastAsia="宋体" w:hAnsi="Times New Roman" w:cs="Times New Roman" w:hint="eastAsia"/>
          <w:sz w:val="24"/>
          <w:szCs w:val="21"/>
        </w:rPr>
        <w:t>一</w:t>
      </w:r>
      <w:proofErr w:type="gramEnd"/>
      <w:r w:rsidR="00B71C7A" w:rsidRPr="009E05CF">
        <w:rPr>
          <w:rFonts w:ascii="Times New Roman" w:eastAsia="宋体" w:hAnsi="Times New Roman" w:cs="Times New Roman" w:hint="eastAsia"/>
          <w:sz w:val="24"/>
          <w:szCs w:val="21"/>
        </w:rPr>
        <w:t>封一</w:t>
      </w:r>
      <w:proofErr w:type="gramStart"/>
      <w:r w:rsidR="00B71C7A" w:rsidRPr="009E05CF">
        <w:rPr>
          <w:rFonts w:ascii="Times New Roman" w:eastAsia="宋体" w:hAnsi="Times New Roman" w:cs="Times New Roman" w:hint="eastAsia"/>
          <w:sz w:val="24"/>
          <w:szCs w:val="21"/>
        </w:rPr>
        <w:t>摸一</w:t>
      </w:r>
      <w:proofErr w:type="gramEnd"/>
      <w:r w:rsidR="00B71C7A" w:rsidRPr="009E05CF">
        <w:rPr>
          <w:rFonts w:ascii="Times New Roman" w:eastAsia="宋体" w:hAnsi="Times New Roman" w:cs="Times New Roman" w:hint="eastAsia"/>
          <w:sz w:val="24"/>
          <w:szCs w:val="21"/>
        </w:rPr>
        <w:t>样的信。如果把时间放</w:t>
      </w:r>
      <w:proofErr w:type="gramStart"/>
      <w:r w:rsidR="00B71C7A" w:rsidRPr="009E05CF">
        <w:rPr>
          <w:rFonts w:ascii="Times New Roman" w:eastAsia="宋体" w:hAnsi="Times New Roman" w:cs="Times New Roman" w:hint="eastAsia"/>
          <w:sz w:val="24"/>
          <w:szCs w:val="21"/>
        </w:rPr>
        <w:t>很慢很慢</w:t>
      </w:r>
      <w:proofErr w:type="gramEnd"/>
      <w:r w:rsidR="00B71C7A" w:rsidRPr="009E05CF">
        <w:rPr>
          <w:rFonts w:ascii="Times New Roman" w:eastAsia="宋体" w:hAnsi="Times New Roman" w:cs="Times New Roman" w:hint="eastAsia"/>
          <w:sz w:val="24"/>
          <w:szCs w:val="21"/>
        </w:rPr>
        <w:t>地看这一过程，在小明把信放回收纳盒时，收纳盒的地址发生了改变，变成了</w:t>
      </w:r>
      <w:r w:rsidR="00B71C7A" w:rsidRPr="009E05CF">
        <w:rPr>
          <w:rFonts w:ascii="Times New Roman" w:eastAsia="宋体" w:hAnsi="Times New Roman" w:cs="Times New Roman"/>
          <w:sz w:val="24"/>
          <w:szCs w:val="21"/>
        </w:rPr>
        <w:t>0x42b00235dE47</w:t>
      </w:r>
      <w:r w:rsidR="00B71C7A" w:rsidRPr="009E05CF">
        <w:rPr>
          <w:rFonts w:ascii="Times New Roman" w:eastAsia="宋体" w:hAnsi="Times New Roman" w:cs="Times New Roman" w:hint="eastAsia"/>
          <w:sz w:val="24"/>
          <w:szCs w:val="21"/>
        </w:rPr>
        <w:t>a</w:t>
      </w:r>
      <w:r w:rsidR="00B71C7A" w:rsidRPr="009E05CF">
        <w:rPr>
          <w:rFonts w:ascii="Times New Roman" w:eastAsia="宋体" w:hAnsi="Times New Roman" w:cs="Times New Roman"/>
          <w:sz w:val="24"/>
          <w:szCs w:val="21"/>
        </w:rPr>
        <w:t>22e365922f4020fa0</w:t>
      </w:r>
      <w:r w:rsidR="00B71C7A" w:rsidRPr="009E05CF">
        <w:rPr>
          <w:rFonts w:ascii="Times New Roman" w:eastAsia="宋体" w:hAnsi="Times New Roman" w:cs="Times New Roman" w:hint="eastAsia"/>
          <w:sz w:val="24"/>
          <w:szCs w:val="21"/>
        </w:rPr>
        <w:t>C</w:t>
      </w:r>
      <w:r w:rsidR="00B71C7A" w:rsidRPr="009E05CF">
        <w:rPr>
          <w:rFonts w:ascii="Times New Roman" w:eastAsia="宋体" w:hAnsi="Times New Roman" w:cs="Times New Roman"/>
          <w:sz w:val="24"/>
          <w:szCs w:val="21"/>
        </w:rPr>
        <w:t>a</w:t>
      </w:r>
      <w:r w:rsidR="00B71C7A" w:rsidRPr="009E05CF">
        <w:rPr>
          <w:rFonts w:ascii="Times New Roman" w:eastAsia="宋体" w:hAnsi="Times New Roman" w:cs="Times New Roman" w:hint="eastAsia"/>
          <w:sz w:val="24"/>
          <w:szCs w:val="21"/>
        </w:rPr>
        <w:t>d</w:t>
      </w:r>
      <w:r w:rsidR="00B71C7A" w:rsidRPr="009E05CF">
        <w:rPr>
          <w:rFonts w:ascii="Times New Roman" w:eastAsia="宋体" w:hAnsi="Times New Roman" w:cs="Times New Roman"/>
          <w:sz w:val="24"/>
          <w:szCs w:val="21"/>
        </w:rPr>
        <w:t>85ad84</w:t>
      </w:r>
      <w:r w:rsidR="00B71C7A" w:rsidRPr="009E05CF">
        <w:rPr>
          <w:rFonts w:ascii="Times New Roman" w:eastAsia="宋体" w:hAnsi="Times New Roman" w:cs="Times New Roman" w:hint="eastAsia"/>
          <w:sz w:val="24"/>
          <w:szCs w:val="21"/>
        </w:rPr>
        <w:t>c</w:t>
      </w:r>
      <w:r w:rsidR="00B71C7A" w:rsidRPr="009E05CF">
        <w:rPr>
          <w:rFonts w:ascii="Times New Roman" w:eastAsia="宋体" w:hAnsi="Times New Roman" w:cs="Times New Roman" w:hint="eastAsia"/>
          <w:sz w:val="24"/>
          <w:szCs w:val="21"/>
        </w:rPr>
        <w:t>，跟原来的完全不一样。然后该收纳盒前后的收纳盒发现它的地址与自己记载的不符合，马上拒绝了小明的行为。这一过程在区块链中</w:t>
      </w:r>
      <w:proofErr w:type="gramStart"/>
      <w:r w:rsidR="00B71C7A" w:rsidRPr="009E05CF">
        <w:rPr>
          <w:rFonts w:ascii="Times New Roman" w:eastAsia="宋体" w:hAnsi="Times New Roman" w:cs="Times New Roman" w:hint="eastAsia"/>
          <w:sz w:val="24"/>
          <w:szCs w:val="21"/>
        </w:rPr>
        <w:t>实现是默克</w:t>
      </w:r>
      <w:proofErr w:type="gramEnd"/>
      <w:r w:rsidR="00B71C7A" w:rsidRPr="009E05CF">
        <w:rPr>
          <w:rFonts w:ascii="Times New Roman" w:eastAsia="宋体" w:hAnsi="Times New Roman" w:cs="Times New Roman" w:hint="eastAsia"/>
          <w:sz w:val="24"/>
          <w:szCs w:val="21"/>
        </w:rPr>
        <w:t>尔树。</w:t>
      </w:r>
      <w:r w:rsidR="00BA3EA6" w:rsidRPr="009E05CF">
        <w:rPr>
          <w:rFonts w:ascii="Times New Roman" w:eastAsia="宋体" w:hAnsi="Times New Roman" w:cs="Times New Roman" w:hint="eastAsia"/>
          <w:sz w:val="24"/>
          <w:szCs w:val="21"/>
        </w:rPr>
        <w:t>该一系列收纳盒由以太坊提供，以太</w:t>
      </w:r>
      <w:proofErr w:type="gramStart"/>
      <w:r w:rsidR="00BA3EA6" w:rsidRPr="009E05CF">
        <w:rPr>
          <w:rFonts w:ascii="Times New Roman" w:eastAsia="宋体" w:hAnsi="Times New Roman" w:cs="Times New Roman" w:hint="eastAsia"/>
          <w:sz w:val="24"/>
          <w:szCs w:val="21"/>
        </w:rPr>
        <w:t>坊提供</w:t>
      </w:r>
      <w:proofErr w:type="gramEnd"/>
      <w:r w:rsidR="00BA3EA6" w:rsidRPr="009E05CF">
        <w:rPr>
          <w:rFonts w:ascii="Times New Roman" w:eastAsia="宋体" w:hAnsi="Times New Roman" w:cs="Times New Roman" w:hint="eastAsia"/>
          <w:sz w:val="24"/>
          <w:szCs w:val="21"/>
        </w:rPr>
        <w:t>了盒子给我们，我们可以在盒子里面按照一定规则去存取物品，这规则就是智能合约。</w:t>
      </w:r>
      <w:proofErr w:type="gramStart"/>
      <w:r w:rsidR="00EE6D26" w:rsidRPr="009E05CF">
        <w:rPr>
          <w:rFonts w:ascii="Times New Roman" w:eastAsia="宋体" w:hAnsi="Times New Roman" w:cs="Times New Roman" w:hint="eastAsia"/>
          <w:sz w:val="24"/>
          <w:szCs w:val="21"/>
        </w:rPr>
        <w:t>以太坊对智能</w:t>
      </w:r>
      <w:proofErr w:type="gramEnd"/>
      <w:r w:rsidR="00EE6D26" w:rsidRPr="009E05CF">
        <w:rPr>
          <w:rFonts w:ascii="Times New Roman" w:eastAsia="宋体" w:hAnsi="Times New Roman" w:cs="Times New Roman" w:hint="eastAsia"/>
          <w:sz w:val="24"/>
          <w:szCs w:val="21"/>
        </w:rPr>
        <w:t>合约的操作我们也称其为交易，因为操作会消耗一定的以太币。</w:t>
      </w:r>
      <w:r w:rsidR="009E05CF">
        <w:rPr>
          <w:rFonts w:ascii="Times New Roman" w:eastAsia="宋体" w:hAnsi="Times New Roman" w:cs="Times New Roman" w:hint="eastAsia"/>
          <w:sz w:val="24"/>
          <w:szCs w:val="21"/>
        </w:rPr>
        <w:t>图示如图</w:t>
      </w:r>
      <w:r w:rsidR="009E05CF">
        <w:rPr>
          <w:rFonts w:ascii="Times New Roman" w:eastAsia="宋体" w:hAnsi="Times New Roman" w:cs="Times New Roman" w:hint="eastAsia"/>
          <w:sz w:val="24"/>
          <w:szCs w:val="21"/>
        </w:rPr>
        <w:t>1:</w:t>
      </w:r>
    </w:p>
    <w:p w14:paraId="13945BF1" w14:textId="62A89707" w:rsidR="003F054E" w:rsidRDefault="00971784" w:rsidP="009E05CF">
      <w:pPr>
        <w:spacing w:line="300" w:lineRule="auto"/>
        <w:ind w:firstLine="475"/>
        <w:jc w:val="center"/>
        <w:rPr>
          <w:rFonts w:ascii="Times New Roman" w:eastAsia="宋体" w:hAnsi="Times New Roman" w:cs="Times New Roman"/>
          <w:sz w:val="24"/>
          <w:szCs w:val="21"/>
        </w:rPr>
      </w:pPr>
      <w:r w:rsidRPr="009E05CF">
        <w:rPr>
          <w:rFonts w:ascii="Times New Roman" w:eastAsia="宋体" w:hAnsi="Times New Roman" w:cs="Times New Roman"/>
          <w:noProof/>
          <w:sz w:val="24"/>
          <w:szCs w:val="21"/>
        </w:rPr>
        <w:drawing>
          <wp:inline distT="0" distB="0" distL="0" distR="0" wp14:anchorId="78B6D4A3" wp14:editId="1685BBC9">
            <wp:extent cx="4780800" cy="2046528"/>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939" cy="2052581"/>
                    </a:xfrm>
                    <a:prstGeom prst="rect">
                      <a:avLst/>
                    </a:prstGeom>
                  </pic:spPr>
                </pic:pic>
              </a:graphicData>
            </a:graphic>
          </wp:inline>
        </w:drawing>
      </w:r>
    </w:p>
    <w:p w14:paraId="620E539B" w14:textId="2937E1CB" w:rsidR="009E05CF" w:rsidRPr="00E77291" w:rsidRDefault="009E05CF" w:rsidP="009E05CF">
      <w:pPr>
        <w:spacing w:line="300" w:lineRule="auto"/>
        <w:ind w:firstLine="475"/>
        <w:jc w:val="center"/>
        <w:rPr>
          <w:rFonts w:ascii="Times New Roman" w:eastAsia="宋体" w:hAnsi="Times New Roman" w:cs="Times New Roman"/>
          <w:color w:val="FF0000"/>
          <w:sz w:val="24"/>
          <w:szCs w:val="21"/>
          <w:rPrChange w:id="49" w:author="sszhu" w:date="2019-04-26T06:52:00Z">
            <w:rPr>
              <w:rFonts w:ascii="Times New Roman" w:eastAsia="宋体" w:hAnsi="Times New Roman" w:cs="Times New Roman"/>
              <w:sz w:val="24"/>
              <w:szCs w:val="21"/>
            </w:rPr>
          </w:rPrChange>
        </w:rPr>
      </w:pPr>
      <w:r>
        <w:rPr>
          <w:rFonts w:ascii="Times New Roman" w:eastAsia="宋体" w:hAnsi="Times New Roman" w:cs="Times New Roman" w:hint="eastAsia"/>
          <w:sz w:val="24"/>
          <w:szCs w:val="21"/>
        </w:rPr>
        <w:t>图</w:t>
      </w:r>
      <w:r>
        <w:rPr>
          <w:rFonts w:ascii="Times New Roman" w:eastAsia="宋体" w:hAnsi="Times New Roman" w:cs="Times New Roman" w:hint="eastAsia"/>
          <w:sz w:val="24"/>
          <w:szCs w:val="21"/>
        </w:rPr>
        <w:t>1</w:t>
      </w:r>
      <w:ins w:id="50" w:author="sszhu" w:date="2019-04-26T06:52:00Z">
        <w:r w:rsidR="00E77291" w:rsidRPr="00E77291">
          <w:rPr>
            <w:rFonts w:ascii="Times New Roman" w:eastAsia="宋体" w:hAnsi="Times New Roman" w:cs="Times New Roman"/>
            <w:color w:val="FF0000"/>
            <w:sz w:val="24"/>
            <w:szCs w:val="21"/>
            <w:rPrChange w:id="51" w:author="sszhu" w:date="2019-04-26T06:52:00Z">
              <w:rPr>
                <w:rFonts w:ascii="Times New Roman" w:eastAsia="宋体" w:hAnsi="Times New Roman" w:cs="Times New Roman"/>
                <w:sz w:val="24"/>
                <w:szCs w:val="21"/>
              </w:rPr>
            </w:rPrChange>
          </w:rPr>
          <w:t xml:space="preserve">  </w:t>
        </w:r>
        <w:r w:rsidR="00E77291" w:rsidRPr="00E77291">
          <w:rPr>
            <w:rFonts w:ascii="Times New Roman" w:eastAsia="宋体" w:hAnsi="Times New Roman" w:cs="Times New Roman" w:hint="eastAsia"/>
            <w:color w:val="FF0000"/>
            <w:sz w:val="24"/>
            <w:szCs w:val="21"/>
            <w:highlight w:val="yellow"/>
            <w:rPrChange w:id="52" w:author="sszhu" w:date="2019-04-26T06:52:00Z">
              <w:rPr>
                <w:rFonts w:ascii="Times New Roman" w:eastAsia="宋体" w:hAnsi="Times New Roman" w:cs="Times New Roman" w:hint="eastAsia"/>
                <w:sz w:val="24"/>
                <w:szCs w:val="21"/>
              </w:rPr>
            </w:rPrChange>
          </w:rPr>
          <w:t>图名？</w:t>
        </w:r>
      </w:ins>
    </w:p>
    <w:p w14:paraId="71FB146C" w14:textId="7ED53F7E" w:rsidR="00741078" w:rsidRPr="009E05CF" w:rsidRDefault="00EE6D26"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sz w:val="24"/>
          <w:szCs w:val="21"/>
        </w:rPr>
        <w:lastRenderedPageBreak/>
        <w:t>区块链</w:t>
      </w:r>
      <w:r w:rsidRPr="009E05CF">
        <w:rPr>
          <w:rFonts w:ascii="Times New Roman" w:eastAsia="宋体" w:hAnsi="Times New Roman" w:cs="Times New Roman" w:hint="eastAsia"/>
          <w:sz w:val="24"/>
          <w:szCs w:val="21"/>
        </w:rPr>
        <w:t>主要目的是</w:t>
      </w:r>
      <w:r w:rsidRPr="009E05CF">
        <w:rPr>
          <w:rFonts w:ascii="Times New Roman" w:eastAsia="宋体" w:hAnsi="Times New Roman" w:cs="Times New Roman"/>
          <w:sz w:val="24"/>
          <w:szCs w:val="21"/>
        </w:rPr>
        <w:t>解决交易的</w:t>
      </w:r>
      <w:r w:rsidRPr="009E05CF">
        <w:rPr>
          <w:rFonts w:ascii="Times New Roman" w:eastAsia="宋体" w:hAnsi="Times New Roman" w:cs="Times New Roman" w:hint="eastAsia"/>
          <w:sz w:val="24"/>
          <w:szCs w:val="21"/>
        </w:rPr>
        <w:t>安全</w:t>
      </w:r>
      <w:r w:rsidRPr="009E05CF">
        <w:rPr>
          <w:rFonts w:ascii="Times New Roman" w:eastAsia="宋体" w:hAnsi="Times New Roman" w:cs="Times New Roman"/>
          <w:sz w:val="24"/>
          <w:szCs w:val="21"/>
        </w:rPr>
        <w:t>和</w:t>
      </w:r>
      <w:r w:rsidRPr="009E05CF">
        <w:rPr>
          <w:rFonts w:ascii="Times New Roman" w:eastAsia="宋体" w:hAnsi="Times New Roman" w:cs="Times New Roman" w:hint="eastAsia"/>
          <w:sz w:val="24"/>
          <w:szCs w:val="21"/>
        </w:rPr>
        <w:t>信任</w:t>
      </w:r>
      <w:r w:rsidRPr="009E05CF">
        <w:rPr>
          <w:rFonts w:ascii="Times New Roman" w:eastAsia="宋体" w:hAnsi="Times New Roman" w:cs="Times New Roman"/>
          <w:sz w:val="24"/>
          <w:szCs w:val="21"/>
        </w:rPr>
        <w:t>问题</w:t>
      </w:r>
      <w:r w:rsidRPr="009E05CF">
        <w:rPr>
          <w:rFonts w:ascii="Times New Roman" w:eastAsia="宋体" w:hAnsi="Times New Roman" w:cs="Times New Roman" w:hint="eastAsia"/>
          <w:sz w:val="24"/>
          <w:szCs w:val="21"/>
        </w:rPr>
        <w:t>，就这方面，区块链有</w:t>
      </w:r>
      <w:ins w:id="53" w:author="sszhu" w:date="2019-04-26T06:54:00Z">
        <w:r w:rsidR="00E77291">
          <w:rPr>
            <w:rFonts w:ascii="Times New Roman" w:eastAsia="宋体" w:hAnsi="Times New Roman" w:cs="Times New Roman" w:hint="eastAsia"/>
            <w:sz w:val="24"/>
            <w:szCs w:val="21"/>
          </w:rPr>
          <w:t>如下</w:t>
        </w:r>
      </w:ins>
      <w:r w:rsidRPr="009E05CF">
        <w:rPr>
          <w:rFonts w:ascii="Times New Roman" w:eastAsia="宋体" w:hAnsi="Times New Roman" w:cs="Times New Roman" w:hint="eastAsia"/>
          <w:sz w:val="24"/>
          <w:szCs w:val="21"/>
        </w:rPr>
        <w:t>四个</w:t>
      </w:r>
      <w:ins w:id="54" w:author="sszhu" w:date="2019-04-26T06:54:00Z">
        <w:r w:rsidR="00E77291">
          <w:rPr>
            <w:rFonts w:ascii="Times New Roman" w:eastAsia="宋体" w:hAnsi="Times New Roman" w:cs="Times New Roman" w:hint="eastAsia"/>
            <w:sz w:val="24"/>
            <w:szCs w:val="21"/>
          </w:rPr>
          <w:t>方面的</w:t>
        </w:r>
      </w:ins>
      <w:r w:rsidRPr="009E05CF">
        <w:rPr>
          <w:rFonts w:ascii="Times New Roman" w:eastAsia="宋体" w:hAnsi="Times New Roman" w:cs="Times New Roman" w:hint="eastAsia"/>
          <w:sz w:val="24"/>
          <w:szCs w:val="21"/>
        </w:rPr>
        <w:t>技术创新。</w:t>
      </w:r>
    </w:p>
    <w:p w14:paraId="0E59A6E3" w14:textId="61CA85A1" w:rsidR="00741078" w:rsidRDefault="00741078" w:rsidP="001A4E2B">
      <w:pPr>
        <w:pStyle w:val="2"/>
        <w:numPr>
          <w:ilvl w:val="2"/>
          <w:numId w:val="5"/>
        </w:numPr>
        <w:rPr>
          <w:rFonts w:ascii="Times New Roman" w:eastAsia="黑体" w:hAnsi="Times New Roman" w:cs="Times New Roman"/>
          <w:b w:val="0"/>
          <w:bCs w:val="0"/>
          <w:sz w:val="30"/>
          <w:szCs w:val="20"/>
        </w:rPr>
      </w:pPr>
      <w:bookmarkStart w:id="55" w:name="_Toc6996076"/>
      <w:r>
        <w:rPr>
          <w:rFonts w:ascii="Times New Roman" w:eastAsia="黑体" w:hAnsi="Times New Roman" w:cs="Times New Roman" w:hint="eastAsia"/>
          <w:b w:val="0"/>
          <w:bCs w:val="0"/>
          <w:sz w:val="30"/>
          <w:szCs w:val="20"/>
        </w:rPr>
        <w:t>分布式账本</w:t>
      </w:r>
      <w:bookmarkEnd w:id="55"/>
    </w:p>
    <w:p w14:paraId="2672F319" w14:textId="0A53CCD4" w:rsidR="00741078" w:rsidRPr="009E05CF" w:rsidRDefault="00EE6D26"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第一个技术创新是分布式账本</w:t>
      </w:r>
      <w:r w:rsidR="00B04230" w:rsidRPr="009E05CF">
        <w:rPr>
          <w:rFonts w:ascii="Times New Roman" w:eastAsia="宋体" w:hAnsi="Times New Roman" w:cs="Times New Roman" w:hint="eastAsia"/>
          <w:sz w:val="24"/>
          <w:szCs w:val="21"/>
        </w:rPr>
        <w:t>（</w:t>
      </w:r>
      <w:r w:rsidR="00B04230" w:rsidRPr="009E05CF">
        <w:rPr>
          <w:rFonts w:ascii="Times New Roman" w:eastAsia="宋体" w:hAnsi="Times New Roman" w:cs="Times New Roman"/>
          <w:sz w:val="24"/>
          <w:szCs w:val="21"/>
        </w:rPr>
        <w:t>Distributed ledger</w:t>
      </w:r>
      <w:r w:rsidR="00B04230" w:rsidRPr="009E05CF">
        <w:rPr>
          <w:rFonts w:ascii="Times New Roman" w:eastAsia="宋体" w:hAnsi="Times New Roman" w:cs="Times New Roman"/>
          <w:sz w:val="24"/>
          <w:szCs w:val="21"/>
        </w:rPr>
        <w:t>）</w:t>
      </w:r>
      <w:r w:rsidRPr="009E05CF">
        <w:rPr>
          <w:rFonts w:ascii="Times New Roman" w:eastAsia="宋体" w:hAnsi="Times New Roman" w:cs="Times New Roman" w:hint="eastAsia"/>
          <w:sz w:val="24"/>
          <w:szCs w:val="21"/>
        </w:rPr>
        <w:t>，该技术是指交易记账由在不限地方的多个节点共同完成，每一个节点</w:t>
      </w:r>
      <w:r w:rsidR="00CB3007" w:rsidRPr="009E05CF">
        <w:rPr>
          <w:rFonts w:ascii="Times New Roman" w:eastAsia="宋体" w:hAnsi="Times New Roman" w:cs="Times New Roman" w:hint="eastAsia"/>
          <w:sz w:val="24"/>
          <w:szCs w:val="21"/>
        </w:rPr>
        <w:t>都记录了区块链上完整的账本，所以每个人都可以参加和监督交易的合法性。</w:t>
      </w:r>
      <w:r w:rsidR="002006E8" w:rsidRPr="009E05CF">
        <w:rPr>
          <w:rFonts w:ascii="Times New Roman" w:eastAsia="宋体" w:hAnsi="Times New Roman" w:cs="Times New Roman"/>
          <w:sz w:val="24"/>
          <w:szCs w:val="21"/>
        </w:rPr>
        <w:t>分布式账本</w:t>
      </w:r>
      <w:r w:rsidR="002006E8" w:rsidRPr="009E05CF">
        <w:rPr>
          <w:rFonts w:ascii="Times New Roman" w:eastAsia="宋体" w:hAnsi="Times New Roman" w:cs="Times New Roman" w:hint="eastAsia"/>
          <w:sz w:val="24"/>
          <w:szCs w:val="21"/>
        </w:rPr>
        <w:t>，</w:t>
      </w:r>
      <w:r w:rsidR="002006E8" w:rsidRPr="009E05CF">
        <w:rPr>
          <w:rFonts w:ascii="Times New Roman" w:eastAsia="宋体" w:hAnsi="Times New Roman" w:cs="Times New Roman"/>
          <w:sz w:val="24"/>
          <w:szCs w:val="21"/>
        </w:rPr>
        <w:t>从实质上</w:t>
      </w:r>
      <w:r w:rsidR="002006E8" w:rsidRPr="009E05CF">
        <w:rPr>
          <w:rFonts w:ascii="Times New Roman" w:eastAsia="宋体" w:hAnsi="Times New Roman" w:cs="Times New Roman" w:hint="eastAsia"/>
          <w:sz w:val="24"/>
          <w:szCs w:val="21"/>
        </w:rPr>
        <w:t>看，</w:t>
      </w:r>
      <w:r w:rsidR="002006E8" w:rsidRPr="009E05CF">
        <w:rPr>
          <w:rFonts w:ascii="Times New Roman" w:eastAsia="宋体" w:hAnsi="Times New Roman" w:cs="Times New Roman"/>
          <w:sz w:val="24"/>
          <w:szCs w:val="21"/>
        </w:rPr>
        <w:t>是一个</w:t>
      </w:r>
      <w:r w:rsidR="002006E8" w:rsidRPr="009E05CF">
        <w:rPr>
          <w:rFonts w:ascii="Times New Roman" w:eastAsia="宋体" w:hAnsi="Times New Roman" w:cs="Times New Roman" w:hint="eastAsia"/>
          <w:sz w:val="24"/>
          <w:szCs w:val="21"/>
        </w:rPr>
        <w:t>可在</w:t>
      </w:r>
      <w:r w:rsidR="002006E8" w:rsidRPr="009E05CF">
        <w:rPr>
          <w:rFonts w:ascii="Times New Roman" w:eastAsia="宋体" w:hAnsi="Times New Roman" w:cs="Times New Roman"/>
          <w:sz w:val="24"/>
          <w:szCs w:val="21"/>
        </w:rPr>
        <w:t>不同地理位置</w:t>
      </w:r>
      <w:r w:rsidR="002006E8" w:rsidRPr="009E05CF">
        <w:rPr>
          <w:rFonts w:ascii="Times New Roman" w:eastAsia="宋体" w:hAnsi="Times New Roman" w:cs="Times New Roman" w:hint="eastAsia"/>
          <w:sz w:val="24"/>
          <w:szCs w:val="21"/>
        </w:rPr>
        <w:t>或者</w:t>
      </w:r>
      <w:r w:rsidR="002006E8" w:rsidRPr="009E05CF">
        <w:rPr>
          <w:rFonts w:ascii="Times New Roman" w:eastAsia="宋体" w:hAnsi="Times New Roman" w:cs="Times New Roman"/>
          <w:sz w:val="24"/>
          <w:szCs w:val="21"/>
        </w:rPr>
        <w:t>在多个站点</w:t>
      </w:r>
      <w:r w:rsidR="002006E8" w:rsidRPr="009E05CF">
        <w:rPr>
          <w:rFonts w:ascii="Times New Roman" w:eastAsia="宋体" w:hAnsi="Times New Roman" w:cs="Times New Roman" w:hint="eastAsia"/>
          <w:sz w:val="24"/>
          <w:szCs w:val="21"/>
        </w:rPr>
        <w:t>，又</w:t>
      </w:r>
      <w:r w:rsidR="002006E8" w:rsidRPr="009E05CF">
        <w:rPr>
          <w:rFonts w:ascii="Times New Roman" w:eastAsia="宋体" w:hAnsi="Times New Roman" w:cs="Times New Roman"/>
          <w:sz w:val="24"/>
          <w:szCs w:val="21"/>
        </w:rPr>
        <w:t>或者多个机构</w:t>
      </w:r>
      <w:r w:rsidR="002006E8" w:rsidRPr="009E05CF">
        <w:rPr>
          <w:rFonts w:ascii="Times New Roman" w:eastAsia="宋体" w:hAnsi="Times New Roman" w:cs="Times New Roman" w:hint="eastAsia"/>
          <w:sz w:val="24"/>
          <w:szCs w:val="21"/>
        </w:rPr>
        <w:t>所</w:t>
      </w:r>
      <w:r w:rsidR="002006E8" w:rsidRPr="009E05CF">
        <w:rPr>
          <w:rFonts w:ascii="Times New Roman" w:eastAsia="宋体" w:hAnsi="Times New Roman" w:cs="Times New Roman"/>
          <w:sz w:val="24"/>
          <w:szCs w:val="21"/>
        </w:rPr>
        <w:t>组成的</w:t>
      </w:r>
      <w:r w:rsidR="002006E8" w:rsidRPr="009E05CF">
        <w:rPr>
          <w:rFonts w:ascii="Times New Roman" w:eastAsia="宋体" w:hAnsi="Times New Roman" w:cs="Times New Roman" w:hint="eastAsia"/>
          <w:sz w:val="24"/>
          <w:szCs w:val="21"/>
        </w:rPr>
        <w:t>，在</w:t>
      </w:r>
      <w:r w:rsidR="002006E8" w:rsidRPr="009E05CF">
        <w:rPr>
          <w:rFonts w:ascii="Times New Roman" w:eastAsia="宋体" w:hAnsi="Times New Roman" w:cs="Times New Roman"/>
          <w:sz w:val="24"/>
          <w:szCs w:val="21"/>
        </w:rPr>
        <w:t>网络</w:t>
      </w:r>
      <w:r w:rsidR="002006E8" w:rsidRPr="009E05CF">
        <w:rPr>
          <w:rFonts w:ascii="Times New Roman" w:eastAsia="宋体" w:hAnsi="Times New Roman" w:cs="Times New Roman" w:hint="eastAsia"/>
          <w:sz w:val="24"/>
          <w:szCs w:val="21"/>
        </w:rPr>
        <w:t>中</w:t>
      </w:r>
      <w:r w:rsidR="002006E8" w:rsidRPr="009E05CF">
        <w:rPr>
          <w:rFonts w:ascii="Times New Roman" w:eastAsia="宋体" w:hAnsi="Times New Roman" w:cs="Times New Roman"/>
          <w:sz w:val="24"/>
          <w:szCs w:val="21"/>
        </w:rPr>
        <w:t>进行</w:t>
      </w:r>
      <w:r w:rsidR="002006E8" w:rsidRPr="009E05CF">
        <w:rPr>
          <w:rFonts w:ascii="Times New Roman" w:eastAsia="宋体" w:hAnsi="Times New Roman" w:cs="Times New Roman" w:hint="eastAsia"/>
          <w:sz w:val="24"/>
          <w:szCs w:val="21"/>
        </w:rPr>
        <w:t>数据</w:t>
      </w:r>
      <w:r w:rsidR="002006E8" w:rsidRPr="009E05CF">
        <w:rPr>
          <w:rFonts w:ascii="Times New Roman" w:eastAsia="宋体" w:hAnsi="Times New Roman" w:cs="Times New Roman"/>
          <w:sz w:val="24"/>
          <w:szCs w:val="21"/>
        </w:rPr>
        <w:t>分享的数据库。</w:t>
      </w:r>
      <w:r w:rsidR="00B145C6" w:rsidRPr="009E05CF">
        <w:rPr>
          <w:rFonts w:ascii="Times New Roman" w:eastAsia="宋体" w:hAnsi="Times New Roman" w:cs="Times New Roman" w:hint="eastAsia"/>
          <w:sz w:val="24"/>
          <w:szCs w:val="21"/>
        </w:rPr>
        <w:t>该</w:t>
      </w:r>
      <w:r w:rsidR="00617341" w:rsidRPr="009E05CF">
        <w:rPr>
          <w:rFonts w:ascii="Times New Roman" w:eastAsia="宋体" w:hAnsi="Times New Roman" w:cs="Times New Roman"/>
          <w:sz w:val="24"/>
          <w:szCs w:val="21"/>
        </w:rPr>
        <w:t>网络</w:t>
      </w:r>
      <w:r w:rsidR="00617341" w:rsidRPr="009E05CF">
        <w:rPr>
          <w:rFonts w:ascii="Times New Roman" w:eastAsia="宋体" w:hAnsi="Times New Roman" w:cs="Times New Roman" w:hint="eastAsia"/>
          <w:sz w:val="24"/>
          <w:szCs w:val="21"/>
        </w:rPr>
        <w:t>中</w:t>
      </w:r>
      <w:r w:rsidR="002006E8" w:rsidRPr="009E05CF">
        <w:rPr>
          <w:rFonts w:ascii="Times New Roman" w:eastAsia="宋体" w:hAnsi="Times New Roman" w:cs="Times New Roman"/>
          <w:sz w:val="24"/>
          <w:szCs w:val="21"/>
        </w:rPr>
        <w:t>的</w:t>
      </w:r>
      <w:r w:rsidR="00617341" w:rsidRPr="009E05CF">
        <w:rPr>
          <w:rFonts w:ascii="Times New Roman" w:eastAsia="宋体" w:hAnsi="Times New Roman" w:cs="Times New Roman" w:hint="eastAsia"/>
          <w:sz w:val="24"/>
          <w:szCs w:val="21"/>
        </w:rPr>
        <w:t>所有</w:t>
      </w:r>
      <w:r w:rsidR="00B145C6" w:rsidRPr="009E05CF">
        <w:rPr>
          <w:rFonts w:ascii="Times New Roman" w:eastAsia="宋体" w:hAnsi="Times New Roman" w:cs="Times New Roman"/>
          <w:sz w:val="24"/>
          <w:szCs w:val="21"/>
        </w:rPr>
        <w:t>参与</w:t>
      </w:r>
      <w:r w:rsidR="00B145C6" w:rsidRPr="009E05CF">
        <w:rPr>
          <w:rFonts w:ascii="Times New Roman" w:eastAsia="宋体" w:hAnsi="Times New Roman" w:cs="Times New Roman" w:hint="eastAsia"/>
          <w:sz w:val="24"/>
          <w:szCs w:val="21"/>
        </w:rPr>
        <w:t>到记账的节点，都</w:t>
      </w:r>
      <w:r w:rsidR="00617341" w:rsidRPr="009E05CF">
        <w:rPr>
          <w:rFonts w:ascii="Times New Roman" w:eastAsia="宋体" w:hAnsi="Times New Roman" w:cs="Times New Roman" w:hint="eastAsia"/>
          <w:sz w:val="24"/>
          <w:szCs w:val="21"/>
        </w:rPr>
        <w:t>将</w:t>
      </w:r>
      <w:r w:rsidR="00617341" w:rsidRPr="009E05CF">
        <w:rPr>
          <w:rFonts w:ascii="Times New Roman" w:eastAsia="宋体" w:hAnsi="Times New Roman" w:cs="Times New Roman"/>
          <w:sz w:val="24"/>
          <w:szCs w:val="21"/>
        </w:rPr>
        <w:t>获得一个唯一</w:t>
      </w:r>
      <w:r w:rsidR="00617341" w:rsidRPr="009E05CF">
        <w:rPr>
          <w:rFonts w:ascii="Times New Roman" w:eastAsia="宋体" w:hAnsi="Times New Roman" w:cs="Times New Roman" w:hint="eastAsia"/>
          <w:sz w:val="24"/>
          <w:szCs w:val="21"/>
        </w:rPr>
        <w:t>且</w:t>
      </w:r>
      <w:r w:rsidR="00B145C6" w:rsidRPr="009E05CF">
        <w:rPr>
          <w:rFonts w:ascii="Times New Roman" w:eastAsia="宋体" w:hAnsi="Times New Roman" w:cs="Times New Roman" w:hint="eastAsia"/>
          <w:sz w:val="24"/>
          <w:szCs w:val="21"/>
        </w:rPr>
        <w:t>记载着准确数据的</w:t>
      </w:r>
      <w:r w:rsidR="008A5131" w:rsidRPr="009E05CF">
        <w:rPr>
          <w:rFonts w:ascii="Times New Roman" w:eastAsia="宋体" w:hAnsi="Times New Roman" w:cs="Times New Roman"/>
          <w:sz w:val="24"/>
          <w:szCs w:val="21"/>
        </w:rPr>
        <w:t>账本的副本。账本</w:t>
      </w:r>
      <w:r w:rsidR="008A5131" w:rsidRPr="009E05CF">
        <w:rPr>
          <w:rFonts w:ascii="Times New Roman" w:eastAsia="宋体" w:hAnsi="Times New Roman" w:cs="Times New Roman" w:hint="eastAsia"/>
          <w:sz w:val="24"/>
          <w:szCs w:val="21"/>
        </w:rPr>
        <w:t>中</w:t>
      </w:r>
      <w:r w:rsidR="00F45786" w:rsidRPr="009E05CF">
        <w:rPr>
          <w:rFonts w:ascii="Times New Roman" w:eastAsia="宋体" w:hAnsi="Times New Roman" w:cs="Times New Roman" w:hint="eastAsia"/>
          <w:sz w:val="24"/>
          <w:szCs w:val="21"/>
        </w:rPr>
        <w:t>一切都</w:t>
      </w:r>
      <w:r w:rsidR="002006E8" w:rsidRPr="009E05CF">
        <w:rPr>
          <w:rFonts w:ascii="Times New Roman" w:eastAsia="宋体" w:hAnsi="Times New Roman" w:cs="Times New Roman"/>
          <w:sz w:val="24"/>
          <w:szCs w:val="21"/>
        </w:rPr>
        <w:t>改动</w:t>
      </w:r>
      <w:r w:rsidR="00F45786" w:rsidRPr="009E05CF">
        <w:rPr>
          <w:rFonts w:ascii="Times New Roman" w:eastAsia="宋体" w:hAnsi="Times New Roman" w:cs="Times New Roman" w:hint="eastAsia"/>
          <w:sz w:val="24"/>
          <w:szCs w:val="21"/>
        </w:rPr>
        <w:t>，</w:t>
      </w:r>
      <w:r w:rsidR="00854734" w:rsidRPr="009E05CF">
        <w:rPr>
          <w:rFonts w:ascii="Times New Roman" w:eastAsia="宋体" w:hAnsi="Times New Roman" w:cs="Times New Roman"/>
          <w:sz w:val="24"/>
          <w:szCs w:val="21"/>
        </w:rPr>
        <w:t>都会</w:t>
      </w:r>
      <w:r w:rsidR="00854734" w:rsidRPr="009E05CF">
        <w:rPr>
          <w:rFonts w:ascii="Times New Roman" w:eastAsia="宋体" w:hAnsi="Times New Roman" w:cs="Times New Roman" w:hint="eastAsia"/>
          <w:sz w:val="24"/>
          <w:szCs w:val="21"/>
        </w:rPr>
        <w:t>使得</w:t>
      </w:r>
      <w:r w:rsidR="008A5131" w:rsidRPr="009E05CF">
        <w:rPr>
          <w:rFonts w:ascii="Times New Roman" w:eastAsia="宋体" w:hAnsi="Times New Roman" w:cs="Times New Roman" w:hint="eastAsia"/>
          <w:sz w:val="24"/>
          <w:szCs w:val="21"/>
        </w:rPr>
        <w:t>网络中其他所有副本</w:t>
      </w:r>
      <w:r w:rsidR="00854734" w:rsidRPr="009E05CF">
        <w:rPr>
          <w:rFonts w:ascii="Times New Roman" w:eastAsia="宋体" w:hAnsi="Times New Roman" w:cs="Times New Roman" w:hint="eastAsia"/>
          <w:sz w:val="24"/>
          <w:szCs w:val="21"/>
        </w:rPr>
        <w:t>察觉到并对其</w:t>
      </w:r>
      <w:proofErr w:type="gramStart"/>
      <w:r w:rsidR="00854734" w:rsidRPr="009E05CF">
        <w:rPr>
          <w:rFonts w:ascii="Times New Roman" w:eastAsia="宋体" w:hAnsi="Times New Roman" w:cs="Times New Roman" w:hint="eastAsia"/>
          <w:sz w:val="24"/>
          <w:szCs w:val="21"/>
        </w:rPr>
        <w:t>作出</w:t>
      </w:r>
      <w:proofErr w:type="gramEnd"/>
      <w:r w:rsidR="00854734" w:rsidRPr="009E05CF">
        <w:rPr>
          <w:rFonts w:ascii="Times New Roman" w:eastAsia="宋体" w:hAnsi="Times New Roman" w:cs="Times New Roman" w:hint="eastAsia"/>
          <w:sz w:val="24"/>
          <w:szCs w:val="21"/>
        </w:rPr>
        <w:t>反应</w:t>
      </w:r>
      <w:r w:rsidR="002006E8" w:rsidRPr="009E05CF">
        <w:rPr>
          <w:rFonts w:ascii="Times New Roman" w:eastAsia="宋体" w:hAnsi="Times New Roman" w:cs="Times New Roman"/>
          <w:sz w:val="24"/>
          <w:szCs w:val="21"/>
        </w:rPr>
        <w:t>，</w:t>
      </w:r>
      <w:r w:rsidR="008A5131" w:rsidRPr="009E05CF">
        <w:rPr>
          <w:rFonts w:ascii="Times New Roman" w:eastAsia="宋体" w:hAnsi="Times New Roman" w:cs="Times New Roman" w:hint="eastAsia"/>
          <w:sz w:val="24"/>
          <w:szCs w:val="21"/>
        </w:rPr>
        <w:t>而且反应时间极短，故想对账本做不合法的举动，都会马上被拒绝</w:t>
      </w:r>
      <w:r w:rsidR="002006E8" w:rsidRPr="009E05CF">
        <w:rPr>
          <w:rFonts w:ascii="Times New Roman" w:eastAsia="宋体" w:hAnsi="Times New Roman" w:cs="Times New Roman"/>
          <w:sz w:val="24"/>
          <w:szCs w:val="21"/>
        </w:rPr>
        <w:t>。</w:t>
      </w:r>
      <w:r w:rsidR="008A5131" w:rsidRPr="009E05CF">
        <w:rPr>
          <w:rFonts w:ascii="Times New Roman" w:eastAsia="宋体" w:hAnsi="Times New Roman" w:cs="Times New Roman"/>
          <w:sz w:val="24"/>
          <w:szCs w:val="21"/>
        </w:rPr>
        <w:t>在账本里存储的</w:t>
      </w:r>
      <w:r w:rsidR="008A5131" w:rsidRPr="009E05CF">
        <w:rPr>
          <w:rFonts w:ascii="Times New Roman" w:eastAsia="宋体" w:hAnsi="Times New Roman" w:cs="Times New Roman" w:hint="eastAsia"/>
          <w:sz w:val="24"/>
          <w:szCs w:val="21"/>
        </w:rPr>
        <w:t>信息</w:t>
      </w:r>
      <w:r w:rsidR="002006E8" w:rsidRPr="009E05CF">
        <w:rPr>
          <w:rFonts w:ascii="Times New Roman" w:eastAsia="宋体" w:hAnsi="Times New Roman" w:cs="Times New Roman"/>
          <w:sz w:val="24"/>
          <w:szCs w:val="21"/>
        </w:rPr>
        <w:t>的安全性和准确性是通过</w:t>
      </w:r>
      <w:r w:rsidR="008A5131" w:rsidRPr="009E05CF">
        <w:rPr>
          <w:rFonts w:ascii="Times New Roman" w:eastAsia="宋体" w:hAnsi="Times New Roman" w:cs="Times New Roman" w:hint="eastAsia"/>
          <w:sz w:val="24"/>
          <w:szCs w:val="21"/>
        </w:rPr>
        <w:t>非对称加密算法</w:t>
      </w:r>
      <w:r w:rsidR="008A5131" w:rsidRPr="009E05CF">
        <w:rPr>
          <w:rFonts w:ascii="Times New Roman" w:eastAsia="宋体" w:hAnsi="Times New Roman" w:cs="Times New Roman"/>
          <w:sz w:val="24"/>
          <w:szCs w:val="21"/>
        </w:rPr>
        <w:t>去控制账本的访问权</w:t>
      </w:r>
      <w:r w:rsidR="002006E8" w:rsidRPr="009E05CF">
        <w:rPr>
          <w:rFonts w:ascii="Times New Roman" w:eastAsia="宋体" w:hAnsi="Times New Roman" w:cs="Times New Roman"/>
          <w:sz w:val="24"/>
          <w:szCs w:val="21"/>
        </w:rPr>
        <w:t>。</w:t>
      </w:r>
      <w:r w:rsidR="00A57348" w:rsidRPr="009E05CF">
        <w:rPr>
          <w:rFonts w:ascii="Times New Roman" w:eastAsia="宋体" w:hAnsi="Times New Roman" w:cs="Times New Roman" w:hint="eastAsia"/>
          <w:sz w:val="24"/>
          <w:szCs w:val="21"/>
        </w:rPr>
        <w:t>由</w:t>
      </w:r>
      <w:r w:rsidR="00A57348" w:rsidRPr="009E05CF">
        <w:rPr>
          <w:rFonts w:ascii="Times New Roman" w:eastAsia="宋体" w:hAnsi="Times New Roman" w:cs="Times New Roman"/>
          <w:sz w:val="24"/>
          <w:szCs w:val="21"/>
        </w:rPr>
        <w:t>网络中</w:t>
      </w:r>
      <w:r w:rsidR="00A57348" w:rsidRPr="009E05CF">
        <w:rPr>
          <w:rFonts w:ascii="Times New Roman" w:eastAsia="宋体" w:hAnsi="Times New Roman" w:cs="Times New Roman" w:hint="eastAsia"/>
          <w:sz w:val="24"/>
          <w:szCs w:val="21"/>
        </w:rPr>
        <w:t>所采取的</w:t>
      </w:r>
      <w:r w:rsidR="00A57348" w:rsidRPr="009E05CF">
        <w:rPr>
          <w:rFonts w:ascii="Times New Roman" w:eastAsia="宋体" w:hAnsi="Times New Roman" w:cs="Times New Roman"/>
          <w:sz w:val="24"/>
          <w:szCs w:val="21"/>
        </w:rPr>
        <w:t>共识</w:t>
      </w:r>
      <w:r w:rsidR="00977980" w:rsidRPr="009E05CF">
        <w:rPr>
          <w:rFonts w:ascii="Times New Roman" w:eastAsia="宋体" w:hAnsi="Times New Roman" w:cs="Times New Roman"/>
          <w:sz w:val="24"/>
          <w:szCs w:val="21"/>
        </w:rPr>
        <w:t>规则，账本</w:t>
      </w:r>
      <w:r w:rsidR="00977980" w:rsidRPr="009E05CF">
        <w:rPr>
          <w:rFonts w:ascii="Times New Roman" w:eastAsia="宋体" w:hAnsi="Times New Roman" w:cs="Times New Roman" w:hint="eastAsia"/>
          <w:sz w:val="24"/>
          <w:szCs w:val="21"/>
        </w:rPr>
        <w:t>中所</w:t>
      </w:r>
      <w:r w:rsidR="002006E8" w:rsidRPr="009E05CF">
        <w:rPr>
          <w:rFonts w:ascii="Times New Roman" w:eastAsia="宋体" w:hAnsi="Times New Roman" w:cs="Times New Roman"/>
          <w:sz w:val="24"/>
          <w:szCs w:val="21"/>
        </w:rPr>
        <w:t>记录</w:t>
      </w:r>
      <w:r w:rsidR="00977980" w:rsidRPr="009E05CF">
        <w:rPr>
          <w:rFonts w:ascii="Times New Roman" w:eastAsia="宋体" w:hAnsi="Times New Roman" w:cs="Times New Roman" w:hint="eastAsia"/>
          <w:sz w:val="24"/>
          <w:szCs w:val="21"/>
        </w:rPr>
        <w:t>的内容</w:t>
      </w:r>
      <w:r w:rsidR="00977980" w:rsidRPr="009E05CF">
        <w:rPr>
          <w:rFonts w:ascii="Times New Roman" w:eastAsia="宋体" w:hAnsi="Times New Roman" w:cs="Times New Roman"/>
          <w:sz w:val="24"/>
          <w:szCs w:val="21"/>
        </w:rPr>
        <w:t>可</w:t>
      </w:r>
      <w:r w:rsidR="002006E8" w:rsidRPr="009E05CF">
        <w:rPr>
          <w:rFonts w:ascii="Times New Roman" w:eastAsia="宋体" w:hAnsi="Times New Roman" w:cs="Times New Roman"/>
          <w:sz w:val="24"/>
          <w:szCs w:val="21"/>
        </w:rPr>
        <w:t>由一个</w:t>
      </w:r>
      <w:r w:rsidR="00977980" w:rsidRPr="009E05CF">
        <w:rPr>
          <w:rFonts w:ascii="Times New Roman" w:eastAsia="宋体" w:hAnsi="Times New Roman" w:cs="Times New Roman" w:hint="eastAsia"/>
          <w:sz w:val="24"/>
          <w:szCs w:val="21"/>
        </w:rPr>
        <w:t>或者多个，又</w:t>
      </w:r>
      <w:r w:rsidR="00977980" w:rsidRPr="009E05CF">
        <w:rPr>
          <w:rFonts w:ascii="Times New Roman" w:eastAsia="宋体" w:hAnsi="Times New Roman" w:cs="Times New Roman"/>
          <w:sz w:val="24"/>
          <w:szCs w:val="21"/>
        </w:rPr>
        <w:t>或者</w:t>
      </w:r>
      <w:r w:rsidR="00977980" w:rsidRPr="009E05CF">
        <w:rPr>
          <w:rFonts w:ascii="Times New Roman" w:eastAsia="宋体" w:hAnsi="Times New Roman" w:cs="Times New Roman" w:hint="eastAsia"/>
          <w:sz w:val="24"/>
          <w:szCs w:val="21"/>
        </w:rPr>
        <w:t>是</w:t>
      </w:r>
      <w:r w:rsidR="00977980" w:rsidRPr="009E05CF">
        <w:rPr>
          <w:rFonts w:ascii="Times New Roman" w:eastAsia="宋体" w:hAnsi="Times New Roman" w:cs="Times New Roman"/>
          <w:sz w:val="24"/>
          <w:szCs w:val="21"/>
        </w:rPr>
        <w:t>所有参与者共同</w:t>
      </w:r>
      <w:r w:rsidR="002006E8" w:rsidRPr="009E05CF">
        <w:rPr>
          <w:rFonts w:ascii="Times New Roman" w:eastAsia="宋体" w:hAnsi="Times New Roman" w:cs="Times New Roman"/>
          <w:sz w:val="24"/>
          <w:szCs w:val="21"/>
        </w:rPr>
        <w:t>更新。</w:t>
      </w:r>
    </w:p>
    <w:p w14:paraId="3C3F2E28" w14:textId="7FA8FB37" w:rsidR="00741078" w:rsidRPr="00741078" w:rsidRDefault="00741078" w:rsidP="001A4E2B">
      <w:pPr>
        <w:pStyle w:val="2"/>
        <w:numPr>
          <w:ilvl w:val="2"/>
          <w:numId w:val="5"/>
        </w:numPr>
        <w:rPr>
          <w:rFonts w:ascii="Times New Roman" w:eastAsia="黑体" w:hAnsi="Times New Roman" w:cs="Times New Roman"/>
          <w:b w:val="0"/>
          <w:bCs w:val="0"/>
          <w:sz w:val="30"/>
          <w:szCs w:val="20"/>
        </w:rPr>
      </w:pPr>
      <w:bookmarkStart w:id="56" w:name="_Toc6996077"/>
      <w:r w:rsidRPr="00741078">
        <w:rPr>
          <w:rFonts w:ascii="Times New Roman" w:eastAsia="黑体" w:hAnsi="Times New Roman" w:cs="Times New Roman"/>
          <w:b w:val="0"/>
          <w:bCs w:val="0"/>
          <w:sz w:val="30"/>
          <w:szCs w:val="20"/>
        </w:rPr>
        <w:t>非对称加密和授权技术</w:t>
      </w:r>
      <w:bookmarkEnd w:id="56"/>
    </w:p>
    <w:p w14:paraId="685BAF8A" w14:textId="6C70B871" w:rsidR="00741078" w:rsidRPr="009E05CF" w:rsidRDefault="00CB3007"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第二种技术是非对称加密和授权技术，该技术是指存储在区块链上的交易信息是完全公开的，但是账户的身份信息是完全高度加密的，只有数据的拥有者授权之后才能访问到。</w:t>
      </w:r>
      <w:r w:rsidR="00716014" w:rsidRPr="009E05CF">
        <w:rPr>
          <w:rFonts w:ascii="Times New Roman" w:eastAsia="宋体" w:hAnsi="Times New Roman" w:cs="Times New Roman" w:hint="eastAsia"/>
          <w:sz w:val="24"/>
          <w:szCs w:val="21"/>
        </w:rPr>
        <w:t>非对称加密的对立面就是对称加密，非对称加密也是就对称加密的</w:t>
      </w:r>
      <w:r w:rsidR="00B5562A" w:rsidRPr="009E05CF">
        <w:rPr>
          <w:rFonts w:ascii="Times New Roman" w:eastAsia="宋体" w:hAnsi="Times New Roman" w:cs="Times New Roman" w:hint="eastAsia"/>
          <w:sz w:val="24"/>
          <w:szCs w:val="21"/>
        </w:rPr>
        <w:t>弊端进行改进而产生的。</w:t>
      </w:r>
      <w:r w:rsidR="00D52A47" w:rsidRPr="009E05CF">
        <w:rPr>
          <w:rFonts w:ascii="Times New Roman" w:eastAsia="宋体" w:hAnsi="Times New Roman" w:cs="Times New Roman"/>
          <w:sz w:val="24"/>
          <w:szCs w:val="21"/>
        </w:rPr>
        <w:t>在不安全的媒体环境</w:t>
      </w:r>
      <w:r w:rsidR="00D52A47" w:rsidRPr="009E05CF">
        <w:rPr>
          <w:rFonts w:ascii="Times New Roman" w:eastAsia="宋体" w:hAnsi="Times New Roman" w:cs="Times New Roman" w:hint="eastAsia"/>
          <w:sz w:val="24"/>
          <w:szCs w:val="21"/>
        </w:rPr>
        <w:t>下</w:t>
      </w:r>
      <w:r w:rsidR="00D52A47" w:rsidRPr="009E05CF">
        <w:rPr>
          <w:rFonts w:ascii="Times New Roman" w:eastAsia="宋体" w:hAnsi="Times New Roman" w:cs="Times New Roman"/>
          <w:sz w:val="24"/>
          <w:szCs w:val="21"/>
        </w:rPr>
        <w:t>通讯双方</w:t>
      </w:r>
      <w:r w:rsidR="00D52A47" w:rsidRPr="009E05CF">
        <w:rPr>
          <w:rFonts w:ascii="Times New Roman" w:eastAsia="宋体" w:hAnsi="Times New Roman" w:cs="Times New Roman" w:hint="eastAsia"/>
          <w:sz w:val="24"/>
          <w:szCs w:val="21"/>
        </w:rPr>
        <w:t>互相</w:t>
      </w:r>
      <w:r w:rsidR="00D52A47" w:rsidRPr="009E05CF">
        <w:rPr>
          <w:rFonts w:ascii="Times New Roman" w:eastAsia="宋体" w:hAnsi="Times New Roman" w:cs="Times New Roman"/>
          <w:sz w:val="24"/>
          <w:szCs w:val="21"/>
        </w:rPr>
        <w:t>交换信息，并</w:t>
      </w:r>
      <w:r w:rsidR="00D52A47" w:rsidRPr="009E05CF">
        <w:rPr>
          <w:rFonts w:ascii="Times New Roman" w:eastAsia="宋体" w:hAnsi="Times New Roman" w:cs="Times New Roman" w:hint="eastAsia"/>
          <w:sz w:val="24"/>
          <w:szCs w:val="21"/>
        </w:rPr>
        <w:t>且</w:t>
      </w:r>
      <w:r w:rsidR="00D52A47" w:rsidRPr="009E05CF">
        <w:rPr>
          <w:rFonts w:ascii="Times New Roman" w:eastAsia="宋体" w:hAnsi="Times New Roman" w:cs="Times New Roman"/>
          <w:sz w:val="24"/>
          <w:szCs w:val="21"/>
        </w:rPr>
        <w:t>保证</w:t>
      </w:r>
      <w:r w:rsidR="00D52A47" w:rsidRPr="009E05CF">
        <w:rPr>
          <w:rFonts w:ascii="Times New Roman" w:eastAsia="宋体" w:hAnsi="Times New Roman" w:cs="Times New Roman" w:hint="eastAsia"/>
          <w:sz w:val="24"/>
          <w:szCs w:val="21"/>
        </w:rPr>
        <w:t>了</w:t>
      </w:r>
      <w:r w:rsidR="00D52A47" w:rsidRPr="009E05CF">
        <w:rPr>
          <w:rFonts w:ascii="Times New Roman" w:eastAsia="宋体" w:hAnsi="Times New Roman" w:cs="Times New Roman"/>
          <w:sz w:val="24"/>
          <w:szCs w:val="21"/>
        </w:rPr>
        <w:t>信息数据安全地达成一致的加密算法，就是非对称加密算法。</w:t>
      </w:r>
      <w:r w:rsidR="008277EF" w:rsidRPr="009E05CF">
        <w:rPr>
          <w:rFonts w:ascii="Times New Roman" w:eastAsia="宋体" w:hAnsi="Times New Roman" w:cs="Times New Roman" w:hint="eastAsia"/>
          <w:sz w:val="24"/>
          <w:szCs w:val="21"/>
        </w:rPr>
        <w:t>异于对称加密算法，非对称加密算法有两个密钥，分别是公开密钥（</w:t>
      </w:r>
      <w:r w:rsidR="008277EF" w:rsidRPr="009E05CF">
        <w:rPr>
          <w:rFonts w:ascii="Times New Roman" w:eastAsia="宋体" w:hAnsi="Times New Roman" w:cs="Times New Roman" w:hint="eastAsia"/>
          <w:sz w:val="24"/>
          <w:szCs w:val="21"/>
        </w:rPr>
        <w:t>public key</w:t>
      </w:r>
      <w:r w:rsidR="008277EF" w:rsidRPr="009E05CF">
        <w:rPr>
          <w:rFonts w:ascii="Times New Roman" w:eastAsia="宋体" w:hAnsi="Times New Roman" w:cs="Times New Roman" w:hint="eastAsia"/>
          <w:sz w:val="24"/>
          <w:szCs w:val="21"/>
        </w:rPr>
        <w:t>）和私有密钥（</w:t>
      </w:r>
      <w:r w:rsidR="008277EF" w:rsidRPr="009E05CF">
        <w:rPr>
          <w:rFonts w:ascii="Times New Roman" w:eastAsia="宋体" w:hAnsi="Times New Roman" w:cs="Times New Roman" w:hint="eastAsia"/>
          <w:sz w:val="24"/>
          <w:szCs w:val="21"/>
        </w:rPr>
        <w:t>private key</w:t>
      </w:r>
      <w:r w:rsidR="008277EF" w:rsidRPr="009E05CF">
        <w:rPr>
          <w:rFonts w:ascii="Times New Roman" w:eastAsia="宋体" w:hAnsi="Times New Roman" w:cs="Times New Roman" w:hint="eastAsia"/>
          <w:sz w:val="24"/>
          <w:szCs w:val="21"/>
        </w:rPr>
        <w:t>）。通信双方分别都拥有其自己的公开密钥和私有密钥，若用公开密钥来进行数据加密，那么只能用对应的私有密钥才能对数据解密；若用私有密钥进行对数据加密，那么只能用对应的公开密钥才能对其</w:t>
      </w:r>
      <w:r w:rsidR="008277EF" w:rsidRPr="009E05CF">
        <w:rPr>
          <w:rFonts w:ascii="Times New Roman" w:eastAsia="宋体" w:hAnsi="Times New Roman" w:cs="Times New Roman" w:hint="eastAsia"/>
          <w:sz w:val="24"/>
          <w:szCs w:val="21"/>
        </w:rPr>
        <w:lastRenderedPageBreak/>
        <w:t>解密。</w:t>
      </w:r>
      <w:r w:rsidR="00A84971" w:rsidRPr="009E05CF">
        <w:rPr>
          <w:rFonts w:ascii="Times New Roman" w:eastAsia="宋体" w:hAnsi="Times New Roman" w:cs="Times New Roman" w:hint="eastAsia"/>
          <w:sz w:val="24"/>
          <w:szCs w:val="21"/>
        </w:rPr>
        <w:t>因为加密和解密两个过程使用的是不同种类的密钥，所以这种算法叫非对称加密算法。</w:t>
      </w:r>
    </w:p>
    <w:p w14:paraId="2AA7E716" w14:textId="2FE65287" w:rsidR="003B7CB7" w:rsidRPr="009E05CF" w:rsidRDefault="00A67C41"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sz w:val="24"/>
          <w:szCs w:val="21"/>
        </w:rPr>
        <w:t>基于</w:t>
      </w:r>
      <w:r w:rsidRPr="009E05CF">
        <w:rPr>
          <w:rFonts w:ascii="Times New Roman" w:eastAsia="宋体" w:hAnsi="Times New Roman" w:cs="Times New Roman" w:hint="eastAsia"/>
          <w:sz w:val="24"/>
          <w:szCs w:val="21"/>
        </w:rPr>
        <w:t>上述</w:t>
      </w:r>
      <w:r w:rsidRPr="009E05CF">
        <w:rPr>
          <w:rFonts w:ascii="Times New Roman" w:eastAsia="宋体" w:hAnsi="Times New Roman" w:cs="Times New Roman"/>
          <w:sz w:val="24"/>
          <w:szCs w:val="21"/>
        </w:rPr>
        <w:t>特性，区块链使用了非对称加密算法来进行信息数据转移。公开密钥</w:t>
      </w:r>
      <w:r w:rsidRPr="009E05CF">
        <w:rPr>
          <w:rFonts w:ascii="Times New Roman" w:eastAsia="宋体" w:hAnsi="Times New Roman" w:cs="Times New Roman" w:hint="eastAsia"/>
          <w:sz w:val="24"/>
          <w:szCs w:val="21"/>
        </w:rPr>
        <w:t>，</w:t>
      </w:r>
      <w:r w:rsidRPr="009E05CF">
        <w:rPr>
          <w:rFonts w:ascii="Times New Roman" w:eastAsia="宋体" w:hAnsi="Times New Roman" w:cs="Times New Roman"/>
          <w:sz w:val="24"/>
          <w:szCs w:val="21"/>
        </w:rPr>
        <w:t>顾名思义，是</w:t>
      </w:r>
      <w:r w:rsidRPr="009E05CF">
        <w:rPr>
          <w:rFonts w:ascii="Times New Roman" w:eastAsia="宋体" w:hAnsi="Times New Roman" w:cs="Times New Roman" w:hint="eastAsia"/>
          <w:sz w:val="24"/>
          <w:szCs w:val="21"/>
        </w:rPr>
        <w:t>对</w:t>
      </w:r>
      <w:r w:rsidRPr="009E05CF">
        <w:rPr>
          <w:rFonts w:ascii="Times New Roman" w:eastAsia="宋体" w:hAnsi="Times New Roman" w:cs="Times New Roman"/>
          <w:sz w:val="24"/>
          <w:szCs w:val="21"/>
        </w:rPr>
        <w:t>全网</w:t>
      </w:r>
      <w:r w:rsidRPr="009E05CF">
        <w:rPr>
          <w:rFonts w:ascii="Times New Roman" w:eastAsia="宋体" w:hAnsi="Times New Roman" w:cs="Times New Roman" w:hint="eastAsia"/>
          <w:sz w:val="24"/>
          <w:szCs w:val="21"/>
        </w:rPr>
        <w:t>络公开</w:t>
      </w:r>
      <w:r w:rsidRPr="009E05CF">
        <w:rPr>
          <w:rFonts w:ascii="Times New Roman" w:eastAsia="宋体" w:hAnsi="Times New Roman" w:cs="Times New Roman"/>
          <w:sz w:val="24"/>
          <w:szCs w:val="21"/>
        </w:rPr>
        <w:t>可见的，</w:t>
      </w:r>
      <w:r w:rsidRPr="009E05CF">
        <w:rPr>
          <w:rFonts w:ascii="Times New Roman" w:eastAsia="宋体" w:hAnsi="Times New Roman" w:cs="Times New Roman" w:hint="eastAsia"/>
          <w:sz w:val="24"/>
          <w:szCs w:val="21"/>
        </w:rPr>
        <w:t>网络中的任何人</w:t>
      </w:r>
      <w:r w:rsidRPr="009E05CF">
        <w:rPr>
          <w:rFonts w:ascii="Times New Roman" w:eastAsia="宋体" w:hAnsi="Times New Roman" w:cs="Times New Roman"/>
          <w:sz w:val="24"/>
          <w:szCs w:val="21"/>
        </w:rPr>
        <w:t>都可以用公</w:t>
      </w:r>
      <w:r w:rsidRPr="009E05CF">
        <w:rPr>
          <w:rFonts w:ascii="Times New Roman" w:eastAsia="宋体" w:hAnsi="Times New Roman" w:cs="Times New Roman" w:hint="eastAsia"/>
          <w:sz w:val="24"/>
          <w:szCs w:val="21"/>
        </w:rPr>
        <w:t>开密</w:t>
      </w:r>
      <w:r w:rsidRPr="009E05CF">
        <w:rPr>
          <w:rFonts w:ascii="Times New Roman" w:eastAsia="宋体" w:hAnsi="Times New Roman" w:cs="Times New Roman"/>
          <w:sz w:val="24"/>
          <w:szCs w:val="21"/>
        </w:rPr>
        <w:t>钥来加密信息，保证</w:t>
      </w:r>
      <w:r w:rsidRPr="009E05CF">
        <w:rPr>
          <w:rFonts w:ascii="Times New Roman" w:eastAsia="宋体" w:hAnsi="Times New Roman" w:cs="Times New Roman" w:hint="eastAsia"/>
          <w:sz w:val="24"/>
          <w:szCs w:val="21"/>
        </w:rPr>
        <w:t>其</w:t>
      </w:r>
      <w:r w:rsidRPr="009E05CF">
        <w:rPr>
          <w:rFonts w:ascii="Times New Roman" w:eastAsia="宋体" w:hAnsi="Times New Roman" w:cs="Times New Roman"/>
          <w:sz w:val="24"/>
          <w:szCs w:val="21"/>
        </w:rPr>
        <w:t>信息的真实性和公开透明性；私有</w:t>
      </w:r>
      <w:r w:rsidRPr="009E05CF">
        <w:rPr>
          <w:rFonts w:ascii="Times New Roman" w:eastAsia="宋体" w:hAnsi="Times New Roman" w:cs="Times New Roman" w:hint="eastAsia"/>
          <w:sz w:val="24"/>
          <w:szCs w:val="21"/>
        </w:rPr>
        <w:t>密钥则</w:t>
      </w:r>
      <w:r w:rsidRPr="009E05CF">
        <w:rPr>
          <w:rFonts w:ascii="Times New Roman" w:eastAsia="宋体" w:hAnsi="Times New Roman" w:cs="Times New Roman"/>
          <w:sz w:val="24"/>
          <w:szCs w:val="21"/>
        </w:rPr>
        <w:t>只有信息接收者或</w:t>
      </w:r>
      <w:r w:rsidRPr="009E05CF">
        <w:rPr>
          <w:rFonts w:ascii="Times New Roman" w:eastAsia="宋体" w:hAnsi="Times New Roman" w:cs="Times New Roman" w:hint="eastAsia"/>
          <w:sz w:val="24"/>
          <w:szCs w:val="21"/>
        </w:rPr>
        <w:t>者</w:t>
      </w:r>
      <w:r w:rsidRPr="009E05CF">
        <w:rPr>
          <w:rFonts w:ascii="Times New Roman" w:eastAsia="宋体" w:hAnsi="Times New Roman" w:cs="Times New Roman"/>
          <w:sz w:val="24"/>
          <w:szCs w:val="21"/>
        </w:rPr>
        <w:t>拥有者</w:t>
      </w:r>
      <w:r w:rsidRPr="009E05CF">
        <w:rPr>
          <w:rFonts w:ascii="Times New Roman" w:eastAsia="宋体" w:hAnsi="Times New Roman" w:cs="Times New Roman" w:hint="eastAsia"/>
          <w:sz w:val="24"/>
          <w:szCs w:val="21"/>
        </w:rPr>
        <w:t>才</w:t>
      </w:r>
      <w:r w:rsidRPr="009E05CF">
        <w:rPr>
          <w:rFonts w:ascii="Times New Roman" w:eastAsia="宋体" w:hAnsi="Times New Roman" w:cs="Times New Roman"/>
          <w:sz w:val="24"/>
          <w:szCs w:val="21"/>
        </w:rPr>
        <w:t>知道，被加密过的信息数据只有通过对应私有密钥才能解密，这就保证了信息的安全性。</w:t>
      </w:r>
      <w:r w:rsidR="003B7CB7" w:rsidRPr="009E05CF">
        <w:rPr>
          <w:rFonts w:ascii="Times New Roman" w:eastAsia="宋体" w:hAnsi="Times New Roman" w:cs="Times New Roman"/>
          <w:sz w:val="24"/>
          <w:szCs w:val="21"/>
        </w:rPr>
        <w:t>以比特</w:t>
      </w:r>
      <w:proofErr w:type="gramStart"/>
      <w:r w:rsidR="003B7CB7" w:rsidRPr="009E05CF">
        <w:rPr>
          <w:rFonts w:ascii="Times New Roman" w:eastAsia="宋体" w:hAnsi="Times New Roman" w:cs="Times New Roman"/>
          <w:sz w:val="24"/>
          <w:szCs w:val="21"/>
        </w:rPr>
        <w:t>币网络</w:t>
      </w:r>
      <w:proofErr w:type="gramEnd"/>
      <w:r w:rsidR="003B7CB7" w:rsidRPr="009E05CF">
        <w:rPr>
          <w:rFonts w:ascii="Times New Roman" w:eastAsia="宋体" w:hAnsi="Times New Roman" w:cs="Times New Roman"/>
          <w:sz w:val="24"/>
          <w:szCs w:val="21"/>
        </w:rPr>
        <w:t>为例，</w:t>
      </w:r>
      <w:r w:rsidR="002F1282" w:rsidRPr="009E05CF">
        <w:rPr>
          <w:rFonts w:ascii="Times New Roman" w:eastAsia="宋体" w:hAnsi="Times New Roman" w:cs="Times New Roman" w:hint="eastAsia"/>
          <w:sz w:val="24"/>
          <w:szCs w:val="21"/>
        </w:rPr>
        <w:t>公开密钥</w:t>
      </w:r>
      <w:r w:rsidR="003B7CB7" w:rsidRPr="009E05CF">
        <w:rPr>
          <w:rFonts w:ascii="Times New Roman" w:eastAsia="宋体" w:hAnsi="Times New Roman" w:cs="Times New Roman"/>
          <w:sz w:val="24"/>
          <w:szCs w:val="21"/>
        </w:rPr>
        <w:t>就是我们的比特币接收地址，</w:t>
      </w:r>
      <w:r w:rsidR="002F1282" w:rsidRPr="009E05CF">
        <w:rPr>
          <w:rFonts w:ascii="Times New Roman" w:eastAsia="宋体" w:hAnsi="Times New Roman" w:cs="Times New Roman" w:hint="eastAsia"/>
          <w:sz w:val="24"/>
          <w:szCs w:val="21"/>
        </w:rPr>
        <w:t>相当于我们的银行卡号，私有密钥则</w:t>
      </w:r>
      <w:r w:rsidR="003B7CB7" w:rsidRPr="009E05CF">
        <w:rPr>
          <w:rFonts w:ascii="Times New Roman" w:eastAsia="宋体" w:hAnsi="Times New Roman" w:cs="Times New Roman"/>
          <w:sz w:val="24"/>
          <w:szCs w:val="21"/>
        </w:rPr>
        <w:t>是我们的</w:t>
      </w:r>
      <w:r w:rsidR="002F1282" w:rsidRPr="009E05CF">
        <w:rPr>
          <w:rFonts w:ascii="Times New Roman" w:eastAsia="宋体" w:hAnsi="Times New Roman" w:cs="Times New Roman" w:hint="eastAsia"/>
          <w:sz w:val="24"/>
          <w:szCs w:val="21"/>
        </w:rPr>
        <w:t>银行卡密码</w:t>
      </w:r>
      <w:r w:rsidR="003B7CB7" w:rsidRPr="009E05CF">
        <w:rPr>
          <w:rFonts w:ascii="Times New Roman" w:eastAsia="宋体" w:hAnsi="Times New Roman" w:cs="Times New Roman"/>
          <w:sz w:val="24"/>
          <w:szCs w:val="21"/>
        </w:rPr>
        <w:t>。</w:t>
      </w:r>
      <w:proofErr w:type="gramStart"/>
      <w:r w:rsidR="002F1282" w:rsidRPr="009E05CF">
        <w:rPr>
          <w:rFonts w:ascii="Times New Roman" w:eastAsia="宋体" w:hAnsi="Times New Roman" w:cs="Times New Roman" w:hint="eastAsia"/>
          <w:sz w:val="24"/>
          <w:szCs w:val="21"/>
        </w:rPr>
        <w:t>若网络</w:t>
      </w:r>
      <w:proofErr w:type="gramEnd"/>
      <w:r w:rsidR="002F1282" w:rsidRPr="009E05CF">
        <w:rPr>
          <w:rFonts w:ascii="Times New Roman" w:eastAsia="宋体" w:hAnsi="Times New Roman" w:cs="Times New Roman" w:hint="eastAsia"/>
          <w:sz w:val="24"/>
          <w:szCs w:val="21"/>
        </w:rPr>
        <w:t>中</w:t>
      </w:r>
      <w:r w:rsidR="003B7CB7" w:rsidRPr="009E05CF">
        <w:rPr>
          <w:rFonts w:ascii="Times New Roman" w:eastAsia="宋体" w:hAnsi="Times New Roman" w:cs="Times New Roman"/>
          <w:sz w:val="24"/>
          <w:szCs w:val="21"/>
        </w:rPr>
        <w:t>A</w:t>
      </w:r>
      <w:r w:rsidR="003B7CB7" w:rsidRPr="009E05CF">
        <w:rPr>
          <w:rFonts w:ascii="Times New Roman" w:eastAsia="宋体" w:hAnsi="Times New Roman" w:cs="Times New Roman"/>
          <w:sz w:val="24"/>
          <w:szCs w:val="21"/>
        </w:rPr>
        <w:t>想发送</w:t>
      </w:r>
      <w:r w:rsidR="003B7CB7" w:rsidRPr="009E05CF">
        <w:rPr>
          <w:rFonts w:ascii="Times New Roman" w:eastAsia="宋体" w:hAnsi="Times New Roman" w:cs="Times New Roman"/>
          <w:sz w:val="24"/>
          <w:szCs w:val="21"/>
        </w:rPr>
        <w:t>1</w:t>
      </w:r>
      <w:r w:rsidR="003B7CB7" w:rsidRPr="009E05CF">
        <w:rPr>
          <w:rFonts w:ascii="Times New Roman" w:eastAsia="宋体" w:hAnsi="Times New Roman" w:cs="Times New Roman"/>
          <w:sz w:val="24"/>
          <w:szCs w:val="21"/>
        </w:rPr>
        <w:t>个</w:t>
      </w:r>
      <w:proofErr w:type="gramStart"/>
      <w:r w:rsidR="003B7CB7" w:rsidRPr="009E05CF">
        <w:rPr>
          <w:rFonts w:ascii="Times New Roman" w:eastAsia="宋体" w:hAnsi="Times New Roman" w:cs="Times New Roman"/>
          <w:sz w:val="24"/>
          <w:szCs w:val="21"/>
        </w:rPr>
        <w:t>比特币</w:t>
      </w:r>
      <w:proofErr w:type="gramEnd"/>
      <w:r w:rsidR="003B7CB7" w:rsidRPr="009E05CF">
        <w:rPr>
          <w:rFonts w:ascii="Times New Roman" w:eastAsia="宋体" w:hAnsi="Times New Roman" w:cs="Times New Roman"/>
          <w:sz w:val="24"/>
          <w:szCs w:val="21"/>
        </w:rPr>
        <w:t>给</w:t>
      </w:r>
      <w:r w:rsidR="003B7CB7" w:rsidRPr="009E05CF">
        <w:rPr>
          <w:rFonts w:ascii="Times New Roman" w:eastAsia="宋体" w:hAnsi="Times New Roman" w:cs="Times New Roman"/>
          <w:sz w:val="24"/>
          <w:szCs w:val="21"/>
        </w:rPr>
        <w:t>B</w:t>
      </w:r>
      <w:r w:rsidR="003B7CB7" w:rsidRPr="009E05CF">
        <w:rPr>
          <w:rFonts w:ascii="Times New Roman" w:eastAsia="宋体" w:hAnsi="Times New Roman" w:cs="Times New Roman"/>
          <w:sz w:val="24"/>
          <w:szCs w:val="21"/>
        </w:rPr>
        <w:t>，首先</w:t>
      </w:r>
      <w:r w:rsidR="002F1282" w:rsidRPr="009E05CF">
        <w:rPr>
          <w:rFonts w:ascii="Times New Roman" w:eastAsia="宋体" w:hAnsi="Times New Roman" w:cs="Times New Roman" w:hint="eastAsia"/>
          <w:sz w:val="24"/>
          <w:szCs w:val="21"/>
        </w:rPr>
        <w:t>B</w:t>
      </w:r>
      <w:r w:rsidR="002F1282" w:rsidRPr="009E05CF">
        <w:rPr>
          <w:rFonts w:ascii="Times New Roman" w:eastAsia="宋体" w:hAnsi="Times New Roman" w:cs="Times New Roman"/>
          <w:sz w:val="24"/>
          <w:szCs w:val="21"/>
        </w:rPr>
        <w:t>要</w:t>
      </w:r>
      <w:r w:rsidR="002F1282" w:rsidRPr="009E05CF">
        <w:rPr>
          <w:rFonts w:ascii="Times New Roman" w:eastAsia="宋体" w:hAnsi="Times New Roman" w:cs="Times New Roman" w:hint="eastAsia"/>
          <w:sz w:val="24"/>
          <w:szCs w:val="21"/>
        </w:rPr>
        <w:t>将其公开密钥</w:t>
      </w:r>
      <w:r w:rsidR="003B7CB7" w:rsidRPr="009E05CF">
        <w:rPr>
          <w:rFonts w:ascii="Times New Roman" w:eastAsia="宋体" w:hAnsi="Times New Roman" w:cs="Times New Roman"/>
          <w:sz w:val="24"/>
          <w:szCs w:val="21"/>
        </w:rPr>
        <w:t>发送给</w:t>
      </w:r>
      <w:r w:rsidR="003B7CB7" w:rsidRPr="009E05CF">
        <w:rPr>
          <w:rFonts w:ascii="Times New Roman" w:eastAsia="宋体" w:hAnsi="Times New Roman" w:cs="Times New Roman"/>
          <w:sz w:val="24"/>
          <w:szCs w:val="21"/>
        </w:rPr>
        <w:t>A</w:t>
      </w:r>
      <w:r w:rsidR="003B7CB7" w:rsidRPr="009E05CF">
        <w:rPr>
          <w:rFonts w:ascii="Times New Roman" w:eastAsia="宋体" w:hAnsi="Times New Roman" w:cs="Times New Roman"/>
          <w:sz w:val="24"/>
          <w:szCs w:val="21"/>
        </w:rPr>
        <w:t>，</w:t>
      </w:r>
      <w:r w:rsidR="002F1282" w:rsidRPr="009E05CF">
        <w:rPr>
          <w:rFonts w:ascii="Times New Roman" w:eastAsia="宋体" w:hAnsi="Times New Roman" w:cs="Times New Roman" w:hint="eastAsia"/>
          <w:sz w:val="24"/>
          <w:szCs w:val="21"/>
        </w:rPr>
        <w:t>然后</w:t>
      </w:r>
      <w:r w:rsidR="003B7CB7" w:rsidRPr="009E05CF">
        <w:rPr>
          <w:rFonts w:ascii="Times New Roman" w:eastAsia="宋体" w:hAnsi="Times New Roman" w:cs="Times New Roman"/>
          <w:sz w:val="24"/>
          <w:szCs w:val="21"/>
        </w:rPr>
        <w:t>A</w:t>
      </w:r>
      <w:r w:rsidR="003B7CB7" w:rsidRPr="009E05CF">
        <w:rPr>
          <w:rFonts w:ascii="Times New Roman" w:eastAsia="宋体" w:hAnsi="Times New Roman" w:cs="Times New Roman"/>
          <w:sz w:val="24"/>
          <w:szCs w:val="21"/>
        </w:rPr>
        <w:t>首先要用</w:t>
      </w:r>
      <w:r w:rsidR="002F1282" w:rsidRPr="009E05CF">
        <w:rPr>
          <w:rFonts w:ascii="Times New Roman" w:eastAsia="宋体" w:hAnsi="Times New Roman" w:cs="Times New Roman" w:hint="eastAsia"/>
          <w:sz w:val="24"/>
          <w:szCs w:val="21"/>
        </w:rPr>
        <w:t>自己的私有密钥</w:t>
      </w:r>
      <w:r w:rsidR="003B7CB7" w:rsidRPr="009E05CF">
        <w:rPr>
          <w:rFonts w:ascii="Times New Roman" w:eastAsia="宋体" w:hAnsi="Times New Roman" w:cs="Times New Roman"/>
          <w:sz w:val="24"/>
          <w:szCs w:val="21"/>
        </w:rPr>
        <w:t>把比特币</w:t>
      </w:r>
      <w:r w:rsidR="002F1282" w:rsidRPr="009E05CF">
        <w:rPr>
          <w:rFonts w:ascii="Times New Roman" w:eastAsia="宋体" w:hAnsi="Times New Roman" w:cs="Times New Roman"/>
          <w:sz w:val="24"/>
          <w:szCs w:val="21"/>
        </w:rPr>
        <w:t>解密，</w:t>
      </w:r>
      <w:r w:rsidR="002F1282" w:rsidRPr="009E05CF">
        <w:rPr>
          <w:rFonts w:ascii="Times New Roman" w:eastAsia="宋体" w:hAnsi="Times New Roman" w:cs="Times New Roman" w:hint="eastAsia"/>
          <w:sz w:val="24"/>
          <w:szCs w:val="21"/>
        </w:rPr>
        <w:t>再</w:t>
      </w:r>
      <w:r w:rsidR="003B7CB7" w:rsidRPr="009E05CF">
        <w:rPr>
          <w:rFonts w:ascii="Times New Roman" w:eastAsia="宋体" w:hAnsi="Times New Roman" w:cs="Times New Roman"/>
          <w:sz w:val="24"/>
          <w:szCs w:val="21"/>
        </w:rPr>
        <w:t>用</w:t>
      </w:r>
      <w:r w:rsidR="003B7CB7" w:rsidRPr="009E05CF">
        <w:rPr>
          <w:rFonts w:ascii="Times New Roman" w:eastAsia="宋体" w:hAnsi="Times New Roman" w:cs="Times New Roman"/>
          <w:sz w:val="24"/>
          <w:szCs w:val="21"/>
        </w:rPr>
        <w:t>B</w:t>
      </w:r>
      <w:r w:rsidR="002F1282" w:rsidRPr="009E05CF">
        <w:rPr>
          <w:rFonts w:ascii="Times New Roman" w:eastAsia="宋体" w:hAnsi="Times New Roman" w:cs="Times New Roman"/>
          <w:sz w:val="24"/>
          <w:szCs w:val="21"/>
        </w:rPr>
        <w:t>的</w:t>
      </w:r>
      <w:r w:rsidR="002F1282" w:rsidRPr="009E05CF">
        <w:rPr>
          <w:rFonts w:ascii="Times New Roman" w:eastAsia="宋体" w:hAnsi="Times New Roman" w:cs="Times New Roman" w:hint="eastAsia"/>
          <w:sz w:val="24"/>
          <w:szCs w:val="21"/>
        </w:rPr>
        <w:t>公开密钥</w:t>
      </w:r>
      <w:r w:rsidR="00B933CC" w:rsidRPr="009E05CF">
        <w:rPr>
          <w:rFonts w:ascii="Times New Roman" w:eastAsia="宋体" w:hAnsi="Times New Roman" w:cs="Times New Roman"/>
          <w:sz w:val="24"/>
          <w:szCs w:val="21"/>
        </w:rPr>
        <w:t>对信息进行加密，</w:t>
      </w:r>
      <w:r w:rsidR="00B933CC" w:rsidRPr="009E05CF">
        <w:rPr>
          <w:rFonts w:ascii="Times New Roman" w:eastAsia="宋体" w:hAnsi="Times New Roman" w:cs="Times New Roman" w:hint="eastAsia"/>
          <w:sz w:val="24"/>
          <w:szCs w:val="21"/>
        </w:rPr>
        <w:t>最后再</w:t>
      </w:r>
      <w:r w:rsidR="003B7CB7" w:rsidRPr="009E05CF">
        <w:rPr>
          <w:rFonts w:ascii="Times New Roman" w:eastAsia="宋体" w:hAnsi="Times New Roman" w:cs="Times New Roman"/>
          <w:sz w:val="24"/>
          <w:szCs w:val="21"/>
        </w:rPr>
        <w:t>发送给</w:t>
      </w:r>
      <w:r w:rsidR="003B7CB7" w:rsidRPr="009E05CF">
        <w:rPr>
          <w:rFonts w:ascii="Times New Roman" w:eastAsia="宋体" w:hAnsi="Times New Roman" w:cs="Times New Roman"/>
          <w:sz w:val="24"/>
          <w:szCs w:val="21"/>
        </w:rPr>
        <w:t>B</w:t>
      </w:r>
      <w:r w:rsidR="00B933CC" w:rsidRPr="009E05CF">
        <w:rPr>
          <w:rFonts w:ascii="Times New Roman" w:eastAsia="宋体" w:hAnsi="Times New Roman" w:cs="Times New Roman"/>
          <w:sz w:val="24"/>
          <w:szCs w:val="21"/>
        </w:rPr>
        <w:t>。</w:t>
      </w:r>
      <w:r w:rsidR="003B7CB7" w:rsidRPr="009E05CF">
        <w:rPr>
          <w:rFonts w:ascii="Times New Roman" w:eastAsia="宋体" w:hAnsi="Times New Roman" w:cs="Times New Roman"/>
          <w:sz w:val="24"/>
          <w:szCs w:val="21"/>
        </w:rPr>
        <w:t>B</w:t>
      </w:r>
      <w:r w:rsidR="00B933CC" w:rsidRPr="009E05CF">
        <w:rPr>
          <w:rFonts w:ascii="Times New Roman" w:eastAsia="宋体" w:hAnsi="Times New Roman" w:cs="Times New Roman"/>
          <w:sz w:val="24"/>
          <w:szCs w:val="21"/>
        </w:rPr>
        <w:t>接收</w:t>
      </w:r>
      <w:r w:rsidR="00B933CC" w:rsidRPr="009E05CF">
        <w:rPr>
          <w:rFonts w:ascii="Times New Roman" w:eastAsia="宋体" w:hAnsi="Times New Roman" w:cs="Times New Roman" w:hint="eastAsia"/>
          <w:sz w:val="24"/>
          <w:szCs w:val="21"/>
        </w:rPr>
        <w:t>以</w:t>
      </w:r>
      <w:r w:rsidR="00B933CC" w:rsidRPr="009E05CF">
        <w:rPr>
          <w:rFonts w:ascii="Times New Roman" w:eastAsia="宋体" w:hAnsi="Times New Roman" w:cs="Times New Roman"/>
          <w:sz w:val="24"/>
          <w:szCs w:val="21"/>
        </w:rPr>
        <w:t>后，</w:t>
      </w:r>
      <w:r w:rsidR="00B933CC" w:rsidRPr="009E05CF">
        <w:rPr>
          <w:rFonts w:ascii="Times New Roman" w:eastAsia="宋体" w:hAnsi="Times New Roman" w:cs="Times New Roman" w:hint="eastAsia"/>
          <w:sz w:val="24"/>
          <w:szCs w:val="21"/>
        </w:rPr>
        <w:t>若</w:t>
      </w:r>
      <w:r w:rsidR="003B7CB7" w:rsidRPr="009E05CF">
        <w:rPr>
          <w:rFonts w:ascii="Times New Roman" w:eastAsia="宋体" w:hAnsi="Times New Roman" w:cs="Times New Roman"/>
          <w:sz w:val="24"/>
          <w:szCs w:val="21"/>
        </w:rPr>
        <w:t>要使用或转移比特币，用自己的</w:t>
      </w:r>
      <w:r w:rsidR="00FC4EB9" w:rsidRPr="009E05CF">
        <w:rPr>
          <w:rFonts w:ascii="Times New Roman" w:eastAsia="宋体" w:hAnsi="Times New Roman" w:cs="Times New Roman" w:hint="eastAsia"/>
          <w:sz w:val="24"/>
          <w:szCs w:val="21"/>
        </w:rPr>
        <w:t>私有密钥</w:t>
      </w:r>
      <w:r w:rsidR="00FC4EB9" w:rsidRPr="009E05CF">
        <w:rPr>
          <w:rFonts w:ascii="Times New Roman" w:eastAsia="宋体" w:hAnsi="Times New Roman" w:cs="Times New Roman"/>
          <w:sz w:val="24"/>
          <w:szCs w:val="21"/>
        </w:rPr>
        <w:t>解密即可。</w:t>
      </w:r>
      <w:r w:rsidR="00FC4EB9" w:rsidRPr="009E05CF">
        <w:rPr>
          <w:rFonts w:ascii="Times New Roman" w:eastAsia="宋体" w:hAnsi="Times New Roman" w:cs="Times New Roman" w:hint="eastAsia"/>
          <w:sz w:val="24"/>
          <w:szCs w:val="21"/>
        </w:rPr>
        <w:t>通俗地讲</w:t>
      </w:r>
      <w:r w:rsidR="00FC4EB9" w:rsidRPr="009E05CF">
        <w:rPr>
          <w:rFonts w:ascii="Times New Roman" w:eastAsia="宋体" w:hAnsi="Times New Roman" w:cs="Times New Roman"/>
          <w:sz w:val="24"/>
          <w:szCs w:val="21"/>
        </w:rPr>
        <w:t>，</w:t>
      </w:r>
      <w:r w:rsidR="003B7CB7" w:rsidRPr="009E05CF">
        <w:rPr>
          <w:rFonts w:ascii="Times New Roman" w:eastAsia="宋体" w:hAnsi="Times New Roman" w:cs="Times New Roman"/>
          <w:sz w:val="24"/>
          <w:szCs w:val="21"/>
        </w:rPr>
        <w:t>私</w:t>
      </w:r>
      <w:r w:rsidR="00FC4EB9" w:rsidRPr="009E05CF">
        <w:rPr>
          <w:rFonts w:ascii="Times New Roman" w:eastAsia="宋体" w:hAnsi="Times New Roman" w:cs="Times New Roman" w:hint="eastAsia"/>
          <w:sz w:val="24"/>
          <w:szCs w:val="21"/>
        </w:rPr>
        <w:t>有密</w:t>
      </w:r>
      <w:r w:rsidR="003B7CB7" w:rsidRPr="009E05CF">
        <w:rPr>
          <w:rFonts w:ascii="Times New Roman" w:eastAsia="宋体" w:hAnsi="Times New Roman" w:cs="Times New Roman"/>
          <w:sz w:val="24"/>
          <w:szCs w:val="21"/>
        </w:rPr>
        <w:t>钥是用来对信息进行签名的，私</w:t>
      </w:r>
      <w:r w:rsidR="00FC4EB9" w:rsidRPr="009E05CF">
        <w:rPr>
          <w:rFonts w:ascii="Times New Roman" w:eastAsia="宋体" w:hAnsi="Times New Roman" w:cs="Times New Roman" w:hint="eastAsia"/>
          <w:sz w:val="24"/>
          <w:szCs w:val="21"/>
        </w:rPr>
        <w:t>有密</w:t>
      </w:r>
      <w:r w:rsidR="003B7CB7" w:rsidRPr="009E05CF">
        <w:rPr>
          <w:rFonts w:ascii="Times New Roman" w:eastAsia="宋体" w:hAnsi="Times New Roman" w:cs="Times New Roman"/>
          <w:sz w:val="24"/>
          <w:szCs w:val="21"/>
        </w:rPr>
        <w:t>钥</w:t>
      </w:r>
      <w:r w:rsidR="00FC4EB9" w:rsidRPr="009E05CF">
        <w:rPr>
          <w:rFonts w:ascii="Times New Roman" w:eastAsia="宋体" w:hAnsi="Times New Roman" w:cs="Times New Roman" w:hint="eastAsia"/>
          <w:sz w:val="24"/>
          <w:szCs w:val="21"/>
        </w:rPr>
        <w:t>的</w:t>
      </w:r>
      <w:r w:rsidR="003B7CB7" w:rsidRPr="009E05CF">
        <w:rPr>
          <w:rFonts w:ascii="Times New Roman" w:eastAsia="宋体" w:hAnsi="Times New Roman" w:cs="Times New Roman"/>
          <w:sz w:val="24"/>
          <w:szCs w:val="21"/>
        </w:rPr>
        <w:t>持有人是否发送信息或者转移出价值等</w:t>
      </w:r>
      <w:r w:rsidR="00FC4EB9" w:rsidRPr="009E05CF">
        <w:rPr>
          <w:rFonts w:ascii="Times New Roman" w:eastAsia="宋体" w:hAnsi="Times New Roman" w:cs="Times New Roman" w:hint="eastAsia"/>
          <w:sz w:val="24"/>
          <w:szCs w:val="21"/>
        </w:rPr>
        <w:t>操作</w:t>
      </w:r>
      <w:r w:rsidR="00FC4EB9" w:rsidRPr="009E05CF">
        <w:rPr>
          <w:rFonts w:ascii="Times New Roman" w:eastAsia="宋体" w:hAnsi="Times New Roman" w:cs="Times New Roman"/>
          <w:sz w:val="24"/>
          <w:szCs w:val="21"/>
        </w:rPr>
        <w:t>可以通过</w:t>
      </w:r>
      <w:r w:rsidR="00FC4EB9" w:rsidRPr="009E05CF">
        <w:rPr>
          <w:rFonts w:ascii="Times New Roman" w:eastAsia="宋体" w:hAnsi="Times New Roman" w:cs="Times New Roman" w:hint="eastAsia"/>
          <w:sz w:val="24"/>
          <w:szCs w:val="21"/>
        </w:rPr>
        <w:t>公开密钥</w:t>
      </w:r>
      <w:r w:rsidR="003B7CB7" w:rsidRPr="009E05CF">
        <w:rPr>
          <w:rFonts w:ascii="Times New Roman" w:eastAsia="宋体" w:hAnsi="Times New Roman" w:cs="Times New Roman"/>
          <w:sz w:val="24"/>
          <w:szCs w:val="21"/>
        </w:rPr>
        <w:t>签名验证信息来确认。</w:t>
      </w:r>
    </w:p>
    <w:p w14:paraId="4B5161B8" w14:textId="27E017AA" w:rsidR="00975592" w:rsidRPr="009E05CF" w:rsidRDefault="00785400"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sz w:val="24"/>
          <w:szCs w:val="21"/>
        </w:rPr>
        <w:t>在区块链</w:t>
      </w:r>
      <w:r w:rsidRPr="009E05CF">
        <w:rPr>
          <w:rFonts w:ascii="Times New Roman" w:eastAsia="宋体" w:hAnsi="Times New Roman" w:cs="Times New Roman" w:hint="eastAsia"/>
          <w:sz w:val="24"/>
          <w:szCs w:val="21"/>
        </w:rPr>
        <w:t>系统中</w:t>
      </w:r>
      <w:r w:rsidRPr="009E05CF">
        <w:rPr>
          <w:rFonts w:ascii="Times New Roman" w:eastAsia="宋体" w:hAnsi="Times New Roman" w:cs="Times New Roman"/>
          <w:sz w:val="24"/>
          <w:szCs w:val="21"/>
        </w:rPr>
        <w:t>，信息转移过程的信任机制</w:t>
      </w:r>
      <w:r w:rsidR="00975592" w:rsidRPr="009E05CF">
        <w:rPr>
          <w:rFonts w:ascii="Times New Roman" w:eastAsia="宋体" w:hAnsi="Times New Roman" w:cs="Times New Roman"/>
          <w:sz w:val="24"/>
          <w:szCs w:val="21"/>
        </w:rPr>
        <w:t>主要是通过</w:t>
      </w:r>
      <w:r w:rsidR="00975592" w:rsidRPr="009E05CF">
        <w:rPr>
          <w:rFonts w:ascii="Times New Roman" w:eastAsia="宋体" w:hAnsi="Times New Roman" w:cs="Times New Roman"/>
          <w:sz w:val="24"/>
          <w:szCs w:val="21"/>
        </w:rPr>
        <w:t>“</w:t>
      </w:r>
      <w:r w:rsidR="00975592" w:rsidRPr="009E05CF">
        <w:rPr>
          <w:rFonts w:ascii="Times New Roman" w:eastAsia="宋体" w:hAnsi="Times New Roman" w:cs="Times New Roman"/>
          <w:sz w:val="24"/>
          <w:szCs w:val="21"/>
        </w:rPr>
        <w:t>非对称加密算法</w:t>
      </w:r>
      <w:r w:rsidR="00975592" w:rsidRPr="009E05CF">
        <w:rPr>
          <w:rFonts w:ascii="Times New Roman" w:eastAsia="宋体" w:hAnsi="Times New Roman" w:cs="Times New Roman"/>
          <w:sz w:val="24"/>
          <w:szCs w:val="21"/>
        </w:rPr>
        <w:t>”</w:t>
      </w:r>
      <w:r w:rsidRPr="009E05CF">
        <w:rPr>
          <w:rFonts w:ascii="Times New Roman" w:eastAsia="宋体" w:hAnsi="Times New Roman" w:cs="Times New Roman" w:hint="eastAsia"/>
          <w:sz w:val="24"/>
          <w:szCs w:val="21"/>
        </w:rPr>
        <w:t>来完成实现的。</w:t>
      </w:r>
      <w:r w:rsidR="00975592" w:rsidRPr="009E05CF">
        <w:rPr>
          <w:rFonts w:ascii="Times New Roman" w:eastAsia="宋体" w:hAnsi="Times New Roman" w:cs="Times New Roman"/>
          <w:sz w:val="24"/>
          <w:szCs w:val="21"/>
        </w:rPr>
        <w:t>区块链上的交易</w:t>
      </w:r>
      <w:r w:rsidR="002D0A38" w:rsidRPr="009E05CF">
        <w:rPr>
          <w:rFonts w:ascii="Times New Roman" w:eastAsia="宋体" w:hAnsi="Times New Roman" w:cs="Times New Roman" w:hint="eastAsia"/>
          <w:sz w:val="24"/>
          <w:szCs w:val="21"/>
        </w:rPr>
        <w:t>（</w:t>
      </w:r>
      <w:r w:rsidR="002D0A38" w:rsidRPr="009E05CF">
        <w:rPr>
          <w:rFonts w:ascii="Times New Roman" w:eastAsia="宋体" w:hAnsi="Times New Roman" w:cs="Times New Roman" w:hint="eastAsia"/>
          <w:sz w:val="24"/>
          <w:szCs w:val="21"/>
        </w:rPr>
        <w:t>Transaction</w:t>
      </w:r>
      <w:r w:rsidR="002D0A38" w:rsidRPr="009E05CF">
        <w:rPr>
          <w:rFonts w:ascii="Times New Roman" w:eastAsia="宋体" w:hAnsi="Times New Roman" w:cs="Times New Roman" w:hint="eastAsia"/>
          <w:sz w:val="24"/>
          <w:szCs w:val="21"/>
        </w:rPr>
        <w:t>）</w:t>
      </w:r>
      <w:r w:rsidR="00F40B20" w:rsidRPr="009E05CF">
        <w:rPr>
          <w:rFonts w:ascii="Times New Roman" w:eastAsia="宋体" w:hAnsi="Times New Roman" w:cs="Times New Roman"/>
          <w:sz w:val="24"/>
          <w:szCs w:val="21"/>
        </w:rPr>
        <w:t>信息是公开透明的，但</w:t>
      </w:r>
      <w:r w:rsidR="00975592" w:rsidRPr="009E05CF">
        <w:rPr>
          <w:rFonts w:ascii="Times New Roman" w:eastAsia="宋体" w:hAnsi="Times New Roman" w:cs="Times New Roman"/>
          <w:sz w:val="24"/>
          <w:szCs w:val="21"/>
        </w:rPr>
        <w:t>账户</w:t>
      </w:r>
      <w:r w:rsidR="00F40B20" w:rsidRPr="009E05CF">
        <w:rPr>
          <w:rFonts w:ascii="Times New Roman" w:eastAsia="宋体" w:hAnsi="Times New Roman" w:cs="Times New Roman" w:hint="eastAsia"/>
          <w:sz w:val="24"/>
          <w:szCs w:val="21"/>
        </w:rPr>
        <w:t>的</w:t>
      </w:r>
      <w:r w:rsidR="00975592" w:rsidRPr="009E05CF">
        <w:rPr>
          <w:rFonts w:ascii="Times New Roman" w:eastAsia="宋体" w:hAnsi="Times New Roman" w:cs="Times New Roman"/>
          <w:sz w:val="24"/>
          <w:szCs w:val="21"/>
        </w:rPr>
        <w:t>身份信息却是高度加密的，只有在数据拥有者授权的情况下才能访问到，身份验证授权保证了账户数据的安全和个人的隐私。</w:t>
      </w:r>
    </w:p>
    <w:p w14:paraId="3D5E1468" w14:textId="556E6BEF" w:rsidR="009E05CF" w:rsidRPr="00741078" w:rsidRDefault="009E05CF" w:rsidP="009E05CF">
      <w:pPr>
        <w:pStyle w:val="2"/>
        <w:numPr>
          <w:ilvl w:val="2"/>
          <w:numId w:val="5"/>
        </w:numPr>
        <w:rPr>
          <w:rFonts w:ascii="Times New Roman" w:eastAsia="黑体" w:hAnsi="Times New Roman" w:cs="Times New Roman"/>
          <w:b w:val="0"/>
          <w:bCs w:val="0"/>
          <w:sz w:val="30"/>
          <w:szCs w:val="20"/>
        </w:rPr>
      </w:pPr>
      <w:r>
        <w:rPr>
          <w:rFonts w:ascii="Times New Roman" w:eastAsia="黑体" w:hAnsi="Times New Roman" w:cs="Times New Roman" w:hint="eastAsia"/>
          <w:b w:val="0"/>
          <w:bCs w:val="0"/>
          <w:sz w:val="30"/>
          <w:szCs w:val="20"/>
        </w:rPr>
        <w:t>共识机制</w:t>
      </w:r>
    </w:p>
    <w:p w14:paraId="63B5C80D" w14:textId="206A265D" w:rsidR="00560164" w:rsidRPr="009E05CF" w:rsidRDefault="00CB3007"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第三种技术是</w:t>
      </w:r>
      <w:r w:rsidR="00BA0B9D" w:rsidRPr="009E05CF">
        <w:rPr>
          <w:rFonts w:ascii="Times New Roman" w:eastAsia="宋体" w:hAnsi="Times New Roman" w:cs="Times New Roman" w:hint="eastAsia"/>
          <w:sz w:val="24"/>
          <w:szCs w:val="21"/>
        </w:rPr>
        <w:t>共识机制，这个技术</w:t>
      </w:r>
      <w:r w:rsidR="00F64F2B" w:rsidRPr="009E05CF">
        <w:rPr>
          <w:rFonts w:ascii="Times New Roman" w:eastAsia="宋体" w:hAnsi="Times New Roman" w:cs="Times New Roman" w:hint="eastAsia"/>
          <w:sz w:val="24"/>
          <w:szCs w:val="21"/>
        </w:rPr>
        <w:t>描述的是所有记账的节点之间是怎么样达成共识的，一个记录是否有效，取决于共识机制。这不仅仅是一种认定手段，也是防止数据被篡改</w:t>
      </w:r>
      <w:r w:rsidR="00056F3E" w:rsidRPr="009E05CF">
        <w:rPr>
          <w:rFonts w:ascii="Times New Roman" w:eastAsia="宋体" w:hAnsi="Times New Roman" w:cs="Times New Roman" w:hint="eastAsia"/>
          <w:sz w:val="24"/>
          <w:szCs w:val="21"/>
        </w:rPr>
        <w:t>的手段。</w:t>
      </w:r>
      <w:r w:rsidR="009A15C1" w:rsidRPr="009E05CF">
        <w:rPr>
          <w:rFonts w:ascii="Times New Roman" w:eastAsia="宋体" w:hAnsi="Times New Roman" w:cs="Times New Roman" w:hint="eastAsia"/>
          <w:sz w:val="24"/>
          <w:szCs w:val="21"/>
        </w:rPr>
        <w:t>区块链有几种不同的共识机制，适用不同的场景来应用。</w:t>
      </w:r>
      <w:r w:rsidR="00560164" w:rsidRPr="009E05CF">
        <w:rPr>
          <w:rFonts w:ascii="Times New Roman" w:eastAsia="宋体" w:hAnsi="Times New Roman" w:cs="Times New Roman" w:hint="eastAsia"/>
          <w:sz w:val="24"/>
          <w:szCs w:val="21"/>
        </w:rPr>
        <w:t>区块链的共识机制都具备“人人平等”和“小数服从多数”的特点，“人人平等”指当该节点满足所需条件时，</w:t>
      </w:r>
      <w:r w:rsidR="00560164" w:rsidRPr="009E05CF">
        <w:rPr>
          <w:rFonts w:ascii="Times New Roman" w:eastAsia="宋体" w:hAnsi="Times New Roman" w:cs="Times New Roman"/>
          <w:sz w:val="24"/>
          <w:szCs w:val="21"/>
        </w:rPr>
        <w:t>所有节点都有权</w:t>
      </w:r>
      <w:r w:rsidR="00560164" w:rsidRPr="009E05CF">
        <w:rPr>
          <w:rFonts w:ascii="Times New Roman" w:eastAsia="宋体" w:hAnsi="Times New Roman" w:cs="Times New Roman" w:hint="eastAsia"/>
          <w:sz w:val="24"/>
          <w:szCs w:val="21"/>
        </w:rPr>
        <w:t>力去</w:t>
      </w:r>
      <w:r w:rsidR="00560164" w:rsidRPr="009E05CF">
        <w:rPr>
          <w:rFonts w:ascii="Times New Roman" w:eastAsia="宋体" w:hAnsi="Times New Roman" w:cs="Times New Roman"/>
          <w:sz w:val="24"/>
          <w:szCs w:val="21"/>
        </w:rPr>
        <w:t>优先</w:t>
      </w:r>
      <w:proofErr w:type="gramStart"/>
      <w:r w:rsidR="00560164" w:rsidRPr="009E05CF">
        <w:rPr>
          <w:rFonts w:ascii="Times New Roman" w:eastAsia="宋体" w:hAnsi="Times New Roman" w:cs="Times New Roman"/>
          <w:sz w:val="24"/>
          <w:szCs w:val="21"/>
        </w:rPr>
        <w:t>提出共识</w:t>
      </w:r>
      <w:proofErr w:type="gramEnd"/>
      <w:r w:rsidR="00560164" w:rsidRPr="009E05CF">
        <w:rPr>
          <w:rFonts w:ascii="Times New Roman" w:eastAsia="宋体" w:hAnsi="Times New Roman" w:cs="Times New Roman"/>
          <w:sz w:val="24"/>
          <w:szCs w:val="21"/>
        </w:rPr>
        <w:t>结果、直接被其他节点认同后</w:t>
      </w:r>
      <w:r w:rsidR="00560164" w:rsidRPr="009E05CF">
        <w:rPr>
          <w:rFonts w:ascii="Times New Roman" w:eastAsia="宋体" w:hAnsi="Times New Roman" w:cs="Times New Roman" w:hint="eastAsia"/>
          <w:sz w:val="24"/>
          <w:szCs w:val="21"/>
        </w:rPr>
        <w:t>，</w:t>
      </w:r>
      <w:r w:rsidR="00560164" w:rsidRPr="009E05CF">
        <w:rPr>
          <w:rFonts w:ascii="Times New Roman" w:eastAsia="宋体" w:hAnsi="Times New Roman" w:cs="Times New Roman"/>
          <w:sz w:val="24"/>
          <w:szCs w:val="21"/>
        </w:rPr>
        <w:t>并</w:t>
      </w:r>
      <w:r w:rsidR="00560164" w:rsidRPr="009E05CF">
        <w:rPr>
          <w:rFonts w:ascii="Times New Roman" w:eastAsia="宋体" w:hAnsi="Times New Roman" w:cs="Times New Roman" w:hint="eastAsia"/>
          <w:sz w:val="24"/>
          <w:szCs w:val="21"/>
        </w:rPr>
        <w:t>切</w:t>
      </w:r>
      <w:r w:rsidR="00560164" w:rsidRPr="009E05CF">
        <w:rPr>
          <w:rFonts w:ascii="Times New Roman" w:eastAsia="宋体" w:hAnsi="Times New Roman" w:cs="Times New Roman"/>
          <w:sz w:val="24"/>
          <w:szCs w:val="21"/>
        </w:rPr>
        <w:t>有可能成为最终共识结果。</w:t>
      </w:r>
      <w:r w:rsidR="00560164" w:rsidRPr="009E05CF">
        <w:rPr>
          <w:rFonts w:ascii="Times New Roman" w:eastAsia="宋体" w:hAnsi="Times New Roman" w:cs="Times New Roman" w:hint="eastAsia"/>
          <w:sz w:val="24"/>
          <w:szCs w:val="21"/>
        </w:rPr>
        <w:t>“小数服</w:t>
      </w:r>
      <w:r w:rsidR="00560164" w:rsidRPr="009E05CF">
        <w:rPr>
          <w:rFonts w:ascii="Times New Roman" w:eastAsia="宋体" w:hAnsi="Times New Roman" w:cs="Times New Roman" w:hint="eastAsia"/>
          <w:sz w:val="24"/>
          <w:szCs w:val="21"/>
        </w:rPr>
        <w:lastRenderedPageBreak/>
        <w:t>从多数”是指某个量所占地比例比分较大决定结果，</w:t>
      </w:r>
      <w:proofErr w:type="gramStart"/>
      <w:r w:rsidR="00560164" w:rsidRPr="009E05CF">
        <w:rPr>
          <w:rFonts w:ascii="Times New Roman" w:eastAsia="宋体" w:hAnsi="Times New Roman" w:cs="Times New Roman" w:hint="eastAsia"/>
          <w:sz w:val="24"/>
          <w:szCs w:val="21"/>
        </w:rPr>
        <w:t>该量不</w:t>
      </w:r>
      <w:proofErr w:type="gramEnd"/>
      <w:r w:rsidR="00560164" w:rsidRPr="009E05CF">
        <w:rPr>
          <w:rFonts w:ascii="Times New Roman" w:eastAsia="宋体" w:hAnsi="Times New Roman" w:cs="Times New Roman" w:hint="eastAsia"/>
          <w:sz w:val="24"/>
          <w:szCs w:val="21"/>
        </w:rPr>
        <w:t>仅仅可以是节点个数，也可以是股权数等其他量。</w:t>
      </w:r>
    </w:p>
    <w:p w14:paraId="0ACC0E4C" w14:textId="5C2A4946" w:rsidR="00CB3007" w:rsidRPr="009E05CF" w:rsidRDefault="000A27EC" w:rsidP="009E05CF">
      <w:pPr>
        <w:spacing w:line="300" w:lineRule="auto"/>
        <w:ind w:firstLine="475"/>
        <w:rPr>
          <w:rFonts w:ascii="Times New Roman" w:eastAsia="宋体" w:hAnsi="Times New Roman" w:cs="Times New Roman"/>
          <w:sz w:val="24"/>
          <w:szCs w:val="21"/>
        </w:rPr>
      </w:pPr>
      <w:r w:rsidRPr="009E05CF">
        <w:rPr>
          <w:rFonts w:ascii="Times New Roman" w:eastAsia="宋体" w:hAnsi="Times New Roman" w:cs="Times New Roman" w:hint="eastAsia"/>
          <w:sz w:val="24"/>
          <w:szCs w:val="21"/>
        </w:rPr>
        <w:t>比特</w:t>
      </w:r>
      <w:proofErr w:type="gramStart"/>
      <w:r w:rsidRPr="009E05CF">
        <w:rPr>
          <w:rFonts w:ascii="Times New Roman" w:eastAsia="宋体" w:hAnsi="Times New Roman" w:cs="Times New Roman" w:hint="eastAsia"/>
          <w:sz w:val="24"/>
          <w:szCs w:val="21"/>
        </w:rPr>
        <w:t>币采用</w:t>
      </w:r>
      <w:proofErr w:type="gramEnd"/>
      <w:r w:rsidRPr="009E05CF">
        <w:rPr>
          <w:rFonts w:ascii="Times New Roman" w:eastAsia="宋体" w:hAnsi="Times New Roman" w:cs="Times New Roman" w:hint="eastAsia"/>
          <w:sz w:val="24"/>
          <w:szCs w:val="21"/>
        </w:rPr>
        <w:t>的</w:t>
      </w:r>
      <w:r w:rsidR="00560164" w:rsidRPr="009E05CF">
        <w:rPr>
          <w:rFonts w:ascii="Times New Roman" w:eastAsia="宋体" w:hAnsi="Times New Roman" w:cs="Times New Roman" w:hint="eastAsia"/>
          <w:sz w:val="24"/>
          <w:szCs w:val="21"/>
        </w:rPr>
        <w:t>共识机制</w:t>
      </w:r>
      <w:r w:rsidRPr="009E05CF">
        <w:rPr>
          <w:rFonts w:ascii="Times New Roman" w:eastAsia="宋体" w:hAnsi="Times New Roman" w:cs="Times New Roman" w:hint="eastAsia"/>
          <w:sz w:val="24"/>
          <w:szCs w:val="21"/>
        </w:rPr>
        <w:t>是工作量证明（</w:t>
      </w:r>
      <w:r w:rsidRPr="009E05CF">
        <w:rPr>
          <w:rFonts w:ascii="Times New Roman" w:eastAsia="宋体" w:hAnsi="Times New Roman" w:cs="Times New Roman" w:hint="eastAsia"/>
          <w:sz w:val="24"/>
          <w:szCs w:val="21"/>
        </w:rPr>
        <w:t>Proof of work</w:t>
      </w:r>
      <w:r w:rsidRPr="009E05CF">
        <w:rPr>
          <w:rFonts w:ascii="Times New Roman" w:eastAsia="宋体" w:hAnsi="Times New Roman" w:cs="Times New Roman" w:hint="eastAsia"/>
          <w:sz w:val="24"/>
          <w:szCs w:val="21"/>
        </w:rPr>
        <w:t>）</w:t>
      </w:r>
      <w:r w:rsidR="00560164" w:rsidRPr="009E05CF">
        <w:rPr>
          <w:rFonts w:ascii="Times New Roman" w:eastAsia="宋体" w:hAnsi="Times New Roman" w:cs="Times New Roman" w:hint="eastAsia"/>
          <w:sz w:val="24"/>
          <w:szCs w:val="21"/>
        </w:rPr>
        <w:t>，简单理解就是一个证明，证明确认了你做过的工作量。如比特</w:t>
      </w:r>
      <w:proofErr w:type="gramStart"/>
      <w:r w:rsidR="00560164" w:rsidRPr="009E05CF">
        <w:rPr>
          <w:rFonts w:ascii="Times New Roman" w:eastAsia="宋体" w:hAnsi="Times New Roman" w:cs="Times New Roman" w:hint="eastAsia"/>
          <w:sz w:val="24"/>
          <w:szCs w:val="21"/>
        </w:rPr>
        <w:t>币圈常常</w:t>
      </w:r>
      <w:proofErr w:type="gramEnd"/>
      <w:r w:rsidR="00560164" w:rsidRPr="009E05CF">
        <w:rPr>
          <w:rFonts w:ascii="Times New Roman" w:eastAsia="宋体" w:hAnsi="Times New Roman" w:cs="Times New Roman" w:hint="eastAsia"/>
          <w:sz w:val="24"/>
          <w:szCs w:val="21"/>
        </w:rPr>
        <w:t>有说到的“挖矿”就是工作过程。</w:t>
      </w:r>
      <w:r w:rsidR="00AB3A5E" w:rsidRPr="009E05CF">
        <w:rPr>
          <w:rFonts w:ascii="Times New Roman" w:eastAsia="宋体" w:hAnsi="Times New Roman" w:cs="Times New Roman" w:hint="eastAsia"/>
          <w:sz w:val="24"/>
          <w:szCs w:val="21"/>
        </w:rPr>
        <w:t>工作量证明系统主要的特征是该计算机需要做一个有一定难度的工作才能得出一个</w:t>
      </w:r>
      <w:r w:rsidR="001920FE" w:rsidRPr="009E05CF">
        <w:rPr>
          <w:rFonts w:ascii="Times New Roman" w:eastAsia="宋体" w:hAnsi="Times New Roman" w:cs="Times New Roman" w:hint="eastAsia"/>
          <w:sz w:val="24"/>
          <w:szCs w:val="21"/>
        </w:rPr>
        <w:t>结果。验证方则很容易就可以通过其结果来检查该计算机是不是做了一定量</w:t>
      </w:r>
      <w:r w:rsidR="00AB3A5E" w:rsidRPr="009E05CF">
        <w:rPr>
          <w:rFonts w:ascii="Times New Roman" w:eastAsia="宋体" w:hAnsi="Times New Roman" w:cs="Times New Roman" w:hint="eastAsia"/>
          <w:sz w:val="24"/>
          <w:szCs w:val="21"/>
        </w:rPr>
        <w:t>的工作。</w:t>
      </w:r>
      <w:r w:rsidR="001920FE" w:rsidRPr="009E05CF">
        <w:rPr>
          <w:rFonts w:ascii="Times New Roman" w:eastAsia="宋体" w:hAnsi="Times New Roman" w:cs="Times New Roman" w:hint="eastAsia"/>
          <w:sz w:val="24"/>
          <w:szCs w:val="21"/>
        </w:rPr>
        <w:t>这方案核心的特征是不对称性——工作对请求方是适中的，对于验证方来说是易于验证的。</w:t>
      </w:r>
      <w:r w:rsidR="0048249B" w:rsidRPr="009E05CF">
        <w:rPr>
          <w:rFonts w:ascii="Times New Roman" w:eastAsia="宋体" w:hAnsi="Times New Roman" w:cs="Times New Roman" w:hint="eastAsia"/>
          <w:sz w:val="24"/>
          <w:szCs w:val="21"/>
        </w:rPr>
        <w:t>图示为工作量证明的过程。</w:t>
      </w:r>
      <w:r w:rsidR="00DF01B8">
        <w:rPr>
          <w:rFonts w:ascii="Times New Roman" w:eastAsia="宋体" w:hAnsi="Times New Roman" w:cs="Times New Roman" w:hint="eastAsia"/>
          <w:sz w:val="24"/>
          <w:szCs w:val="21"/>
        </w:rPr>
        <w:t>流程如图</w:t>
      </w:r>
      <w:r w:rsidR="00DF01B8">
        <w:rPr>
          <w:rFonts w:ascii="Times New Roman" w:eastAsia="宋体" w:hAnsi="Times New Roman" w:cs="Times New Roman" w:hint="eastAsia"/>
          <w:sz w:val="24"/>
          <w:szCs w:val="21"/>
        </w:rPr>
        <w:t>2</w:t>
      </w:r>
    </w:p>
    <w:p w14:paraId="6279A6D0" w14:textId="4EAB8436" w:rsidR="008A2F57" w:rsidRDefault="008A2F57" w:rsidP="00DF01B8">
      <w:pPr>
        <w:jc w:val="center"/>
      </w:pPr>
      <w:r w:rsidRPr="008A2F57">
        <w:rPr>
          <w:noProof/>
        </w:rPr>
        <w:drawing>
          <wp:inline distT="0" distB="0" distL="0" distR="0" wp14:anchorId="24FBDF64" wp14:editId="02AD7CE0">
            <wp:extent cx="4849899" cy="2093838"/>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3877" cy="2117142"/>
                    </a:xfrm>
                    <a:prstGeom prst="rect">
                      <a:avLst/>
                    </a:prstGeom>
                  </pic:spPr>
                </pic:pic>
              </a:graphicData>
            </a:graphic>
          </wp:inline>
        </w:drawing>
      </w:r>
    </w:p>
    <w:p w14:paraId="549C5C50" w14:textId="361048BA" w:rsidR="00DF01B8" w:rsidRDefault="00DF01B8" w:rsidP="00DF01B8">
      <w:pPr>
        <w:jc w:val="center"/>
      </w:pPr>
      <w:r>
        <w:rPr>
          <w:rFonts w:hint="eastAsia"/>
        </w:rPr>
        <w:t>图2</w:t>
      </w:r>
      <w:ins w:id="57" w:author="sszhu" w:date="2019-04-26T06:54:00Z">
        <w:r w:rsidR="00E77291">
          <w:t xml:space="preserve"> </w:t>
        </w:r>
        <w:r w:rsidR="00E77291" w:rsidRPr="00E77291">
          <w:rPr>
            <w:rFonts w:hint="eastAsia"/>
            <w:highlight w:val="yellow"/>
            <w:rPrChange w:id="58" w:author="sszhu" w:date="2019-04-26T06:54:00Z">
              <w:rPr>
                <w:rFonts w:hint="eastAsia"/>
              </w:rPr>
            </w:rPrChange>
          </w:rPr>
          <w:t>图名</w:t>
        </w:r>
      </w:ins>
    </w:p>
    <w:p w14:paraId="4411D633" w14:textId="49275829" w:rsidR="001920FE" w:rsidRPr="00DF01B8" w:rsidRDefault="0048249B" w:rsidP="00DF01B8">
      <w:pPr>
        <w:spacing w:line="300" w:lineRule="auto"/>
        <w:ind w:firstLine="475"/>
        <w:rPr>
          <w:rFonts w:ascii="Times New Roman" w:eastAsia="宋体" w:hAnsi="Times New Roman" w:cs="Times New Roman"/>
          <w:sz w:val="24"/>
          <w:szCs w:val="21"/>
        </w:rPr>
      </w:pPr>
      <w:r w:rsidRPr="00DF01B8">
        <w:rPr>
          <w:rFonts w:ascii="Times New Roman" w:eastAsia="宋体" w:hAnsi="Times New Roman" w:cs="Times New Roman" w:hint="eastAsia"/>
          <w:sz w:val="24"/>
          <w:szCs w:val="21"/>
        </w:rPr>
        <w:t>在</w:t>
      </w:r>
      <w:r w:rsidRPr="00DF01B8">
        <w:rPr>
          <w:rFonts w:ascii="Times New Roman" w:eastAsia="宋体" w:hAnsi="Times New Roman" w:cs="Times New Roman"/>
          <w:sz w:val="24"/>
          <w:szCs w:val="21"/>
        </w:rPr>
        <w:t>比特</w:t>
      </w:r>
      <w:proofErr w:type="gramStart"/>
      <w:r w:rsidRPr="00DF01B8">
        <w:rPr>
          <w:rFonts w:ascii="Times New Roman" w:eastAsia="宋体" w:hAnsi="Times New Roman" w:cs="Times New Roman"/>
          <w:sz w:val="24"/>
          <w:szCs w:val="21"/>
        </w:rPr>
        <w:t>币网络</w:t>
      </w:r>
      <w:proofErr w:type="gramEnd"/>
      <w:r w:rsidRPr="00DF01B8">
        <w:rPr>
          <w:rFonts w:ascii="Times New Roman" w:eastAsia="宋体" w:hAnsi="Times New Roman" w:cs="Times New Roman" w:hint="eastAsia"/>
          <w:sz w:val="24"/>
          <w:szCs w:val="21"/>
        </w:rPr>
        <w:t>里任何</w:t>
      </w:r>
      <w:r w:rsidRPr="00DF01B8">
        <w:rPr>
          <w:rFonts w:ascii="Times New Roman" w:eastAsia="宋体" w:hAnsi="Times New Roman" w:cs="Times New Roman"/>
          <w:sz w:val="24"/>
          <w:szCs w:val="21"/>
        </w:rPr>
        <w:t>一个节点，</w:t>
      </w:r>
      <w:r w:rsidRPr="00DF01B8">
        <w:rPr>
          <w:rFonts w:ascii="Times New Roman" w:eastAsia="宋体" w:hAnsi="Times New Roman" w:cs="Times New Roman" w:hint="eastAsia"/>
          <w:sz w:val="24"/>
          <w:szCs w:val="21"/>
        </w:rPr>
        <w:t>要</w:t>
      </w:r>
      <w:r w:rsidRPr="00DF01B8">
        <w:rPr>
          <w:rFonts w:ascii="Times New Roman" w:eastAsia="宋体" w:hAnsi="Times New Roman" w:cs="Times New Roman"/>
          <w:sz w:val="24"/>
          <w:szCs w:val="21"/>
        </w:rPr>
        <w:t>生成一个新的区块</w:t>
      </w:r>
      <w:r w:rsidRPr="00DF01B8">
        <w:rPr>
          <w:rFonts w:ascii="Times New Roman" w:eastAsia="宋体" w:hAnsi="Times New Roman" w:cs="Times New Roman" w:hint="eastAsia"/>
          <w:sz w:val="24"/>
          <w:szCs w:val="21"/>
        </w:rPr>
        <w:t>，</w:t>
      </w:r>
      <w:r w:rsidRPr="00DF01B8">
        <w:rPr>
          <w:rFonts w:ascii="Times New Roman" w:eastAsia="宋体" w:hAnsi="Times New Roman" w:cs="Times New Roman"/>
          <w:sz w:val="24"/>
          <w:szCs w:val="21"/>
        </w:rPr>
        <w:t>并</w:t>
      </w:r>
      <w:r w:rsidRPr="00DF01B8">
        <w:rPr>
          <w:rFonts w:ascii="Times New Roman" w:eastAsia="宋体" w:hAnsi="Times New Roman" w:cs="Times New Roman" w:hint="eastAsia"/>
          <w:sz w:val="24"/>
          <w:szCs w:val="21"/>
        </w:rPr>
        <w:t>将其</w:t>
      </w:r>
      <w:r w:rsidRPr="00DF01B8">
        <w:rPr>
          <w:rFonts w:ascii="Times New Roman" w:eastAsia="宋体" w:hAnsi="Times New Roman" w:cs="Times New Roman"/>
          <w:sz w:val="24"/>
          <w:szCs w:val="21"/>
        </w:rPr>
        <w:t>写入区块链，</w:t>
      </w:r>
      <w:r w:rsidRPr="00DF01B8">
        <w:rPr>
          <w:rFonts w:ascii="Times New Roman" w:eastAsia="宋体" w:hAnsi="Times New Roman" w:cs="Times New Roman" w:hint="eastAsia"/>
          <w:sz w:val="24"/>
          <w:szCs w:val="21"/>
        </w:rPr>
        <w:t>此前</w:t>
      </w:r>
      <w:r w:rsidRPr="00DF01B8">
        <w:rPr>
          <w:rFonts w:ascii="Times New Roman" w:eastAsia="宋体" w:hAnsi="Times New Roman" w:cs="Times New Roman"/>
          <w:sz w:val="24"/>
          <w:szCs w:val="21"/>
        </w:rPr>
        <w:t>必须解出比特</w:t>
      </w:r>
      <w:proofErr w:type="gramStart"/>
      <w:r w:rsidRPr="00DF01B8">
        <w:rPr>
          <w:rFonts w:ascii="Times New Roman" w:eastAsia="宋体" w:hAnsi="Times New Roman" w:cs="Times New Roman"/>
          <w:sz w:val="24"/>
          <w:szCs w:val="21"/>
        </w:rPr>
        <w:t>币网络</w:t>
      </w:r>
      <w:proofErr w:type="gramEnd"/>
      <w:r w:rsidRPr="00DF01B8">
        <w:rPr>
          <w:rFonts w:ascii="Times New Roman" w:eastAsia="宋体" w:hAnsi="Times New Roman" w:cs="Times New Roman"/>
          <w:sz w:val="24"/>
          <w:szCs w:val="21"/>
        </w:rPr>
        <w:t>出的工作量证明的</w:t>
      </w:r>
      <w:r w:rsidRPr="00DF01B8">
        <w:rPr>
          <w:rFonts w:ascii="Times New Roman" w:eastAsia="宋体" w:hAnsi="Times New Roman" w:cs="Times New Roman" w:hint="eastAsia"/>
          <w:sz w:val="24"/>
          <w:szCs w:val="21"/>
        </w:rPr>
        <w:t>难题</w:t>
      </w:r>
      <w:r w:rsidRPr="00DF01B8">
        <w:rPr>
          <w:rFonts w:ascii="Times New Roman" w:eastAsia="宋体" w:hAnsi="Times New Roman" w:cs="Times New Roman"/>
          <w:sz w:val="24"/>
          <w:szCs w:val="21"/>
        </w:rPr>
        <w:t>。</w:t>
      </w:r>
      <w:r w:rsidRPr="00DF01B8">
        <w:rPr>
          <w:rFonts w:ascii="Times New Roman" w:eastAsia="宋体" w:hAnsi="Times New Roman" w:cs="Times New Roman" w:hint="eastAsia"/>
          <w:sz w:val="24"/>
          <w:szCs w:val="21"/>
        </w:rPr>
        <w:t>这难</w:t>
      </w:r>
      <w:r w:rsidRPr="00DF01B8">
        <w:rPr>
          <w:rFonts w:ascii="Times New Roman" w:eastAsia="宋体" w:hAnsi="Times New Roman" w:cs="Times New Roman"/>
          <w:sz w:val="24"/>
          <w:szCs w:val="21"/>
        </w:rPr>
        <w:t>题关键的三个要素是工作量证明函数、区块及难度值。工作量证明函数是这道题的计算方法，区块决定了这道题的输入数据，难度值决定了这道题的所需要的计算量。</w:t>
      </w:r>
    </w:p>
    <w:p w14:paraId="6EE63F15" w14:textId="21FA6FE2" w:rsidR="00CC77E5" w:rsidRPr="00DF01B8" w:rsidRDefault="00CC77E5" w:rsidP="00DF01B8">
      <w:pPr>
        <w:spacing w:line="300" w:lineRule="auto"/>
        <w:ind w:firstLine="475"/>
        <w:rPr>
          <w:rFonts w:ascii="Times New Roman" w:eastAsia="宋体" w:hAnsi="Times New Roman" w:cs="Times New Roman"/>
          <w:sz w:val="24"/>
          <w:szCs w:val="21"/>
        </w:rPr>
      </w:pPr>
      <w:r w:rsidRPr="00DF01B8">
        <w:rPr>
          <w:rFonts w:ascii="Times New Roman" w:eastAsia="宋体" w:hAnsi="Times New Roman" w:cs="Times New Roman" w:hint="eastAsia"/>
          <w:sz w:val="24"/>
          <w:szCs w:val="21"/>
        </w:rPr>
        <w:t>以太坊本来采用的也是</w:t>
      </w:r>
      <w:r w:rsidRPr="00DF01B8">
        <w:rPr>
          <w:rFonts w:ascii="Times New Roman" w:eastAsia="宋体" w:hAnsi="Times New Roman" w:cs="Times New Roman" w:hint="eastAsia"/>
          <w:sz w:val="24"/>
          <w:szCs w:val="21"/>
        </w:rPr>
        <w:t xml:space="preserve">Proof of </w:t>
      </w:r>
      <w:r w:rsidR="006468D6" w:rsidRPr="00DF01B8">
        <w:rPr>
          <w:rFonts w:ascii="Times New Roman" w:eastAsia="宋体" w:hAnsi="Times New Roman" w:cs="Times New Roman" w:hint="eastAsia"/>
          <w:sz w:val="24"/>
          <w:szCs w:val="21"/>
        </w:rPr>
        <w:t>W</w:t>
      </w:r>
      <w:r w:rsidRPr="00DF01B8">
        <w:rPr>
          <w:rFonts w:ascii="Times New Roman" w:eastAsia="宋体" w:hAnsi="Times New Roman" w:cs="Times New Roman" w:hint="eastAsia"/>
          <w:sz w:val="24"/>
          <w:szCs w:val="21"/>
        </w:rPr>
        <w:t>ork</w:t>
      </w:r>
      <w:r w:rsidRPr="00DF01B8">
        <w:rPr>
          <w:rFonts w:ascii="Times New Roman" w:eastAsia="宋体" w:hAnsi="Times New Roman" w:cs="Times New Roman" w:hint="eastAsia"/>
          <w:sz w:val="24"/>
          <w:szCs w:val="21"/>
        </w:rPr>
        <w:t>工作量证明共识算法，但是</w:t>
      </w:r>
      <w:r w:rsidR="006468D6" w:rsidRPr="00DF01B8">
        <w:rPr>
          <w:rFonts w:ascii="Times New Roman" w:eastAsia="宋体" w:hAnsi="Times New Roman" w:cs="Times New Roman" w:hint="eastAsia"/>
          <w:sz w:val="24"/>
          <w:szCs w:val="21"/>
        </w:rPr>
        <w:t>Proof of W</w:t>
      </w:r>
      <w:r w:rsidRPr="00DF01B8">
        <w:rPr>
          <w:rFonts w:ascii="Times New Roman" w:eastAsia="宋体" w:hAnsi="Times New Roman" w:cs="Times New Roman" w:hint="eastAsia"/>
          <w:sz w:val="24"/>
          <w:szCs w:val="21"/>
        </w:rPr>
        <w:t>ork</w:t>
      </w:r>
      <w:r w:rsidRPr="00DF01B8">
        <w:rPr>
          <w:rFonts w:ascii="Times New Roman" w:eastAsia="宋体" w:hAnsi="Times New Roman" w:cs="Times New Roman" w:hint="eastAsia"/>
          <w:sz w:val="24"/>
          <w:szCs w:val="21"/>
        </w:rPr>
        <w:t>工作量证明共识算法最大的缺点是消耗资源十分庞大，“矿工”们往往拥有多台“矿机”，它们一起工作，矿工就是验证交易的人，要验证一笔交易的正确性要花时间去计算某难题，矿机就是带有高性能显卡的计算机。</w:t>
      </w:r>
      <w:r w:rsidR="00D95213" w:rsidRPr="00DF01B8">
        <w:rPr>
          <w:rFonts w:ascii="Times New Roman" w:eastAsia="宋体" w:hAnsi="Times New Roman" w:cs="Times New Roman" w:hint="eastAsia"/>
          <w:sz w:val="24"/>
          <w:szCs w:val="21"/>
        </w:rPr>
        <w:t>往往验证一笔交易需要大量计算，矿机们计算不仅需要花一定的时间，而且耗电量十分</w:t>
      </w:r>
      <w:r w:rsidR="00D95213" w:rsidRPr="00DF01B8">
        <w:rPr>
          <w:rFonts w:ascii="Times New Roman" w:eastAsia="宋体" w:hAnsi="Times New Roman" w:cs="Times New Roman" w:hint="eastAsia"/>
          <w:sz w:val="24"/>
          <w:szCs w:val="21"/>
        </w:rPr>
        <w:lastRenderedPageBreak/>
        <w:t>巨大，要对其散热降温处理是一笔十分大金钱输出。</w:t>
      </w:r>
      <w:r w:rsidR="00D3060D" w:rsidRPr="00DF01B8">
        <w:rPr>
          <w:rFonts w:ascii="Times New Roman" w:eastAsia="宋体" w:hAnsi="Times New Roman" w:cs="Times New Roman" w:hint="eastAsia"/>
          <w:sz w:val="24"/>
          <w:szCs w:val="21"/>
        </w:rPr>
        <w:t>这从很多方面来看都是十分不友好的，尤其是对环保方面来说，这样是十分的</w:t>
      </w:r>
      <w:proofErr w:type="gramStart"/>
      <w:r w:rsidR="00D3060D" w:rsidRPr="00DF01B8">
        <w:rPr>
          <w:rFonts w:ascii="Times New Roman" w:eastAsia="宋体" w:hAnsi="Times New Roman" w:cs="Times New Roman" w:hint="eastAsia"/>
          <w:sz w:val="24"/>
          <w:szCs w:val="21"/>
        </w:rPr>
        <w:t>不</w:t>
      </w:r>
      <w:proofErr w:type="gramEnd"/>
      <w:r w:rsidR="00D3060D" w:rsidRPr="00DF01B8">
        <w:rPr>
          <w:rFonts w:ascii="Times New Roman" w:eastAsia="宋体" w:hAnsi="Times New Roman" w:cs="Times New Roman" w:hint="eastAsia"/>
          <w:sz w:val="24"/>
          <w:szCs w:val="21"/>
        </w:rPr>
        <w:t>环保的。针对这一致命缺点，以太</w:t>
      </w:r>
      <w:proofErr w:type="gramStart"/>
      <w:r w:rsidR="00D3060D" w:rsidRPr="00DF01B8">
        <w:rPr>
          <w:rFonts w:ascii="Times New Roman" w:eastAsia="宋体" w:hAnsi="Times New Roman" w:cs="Times New Roman" w:hint="eastAsia"/>
          <w:sz w:val="24"/>
          <w:szCs w:val="21"/>
        </w:rPr>
        <w:t>坊提出</w:t>
      </w:r>
      <w:proofErr w:type="gramEnd"/>
      <w:r w:rsidR="00D3060D" w:rsidRPr="00DF01B8">
        <w:rPr>
          <w:rFonts w:ascii="Times New Roman" w:eastAsia="宋体" w:hAnsi="Times New Roman" w:cs="Times New Roman" w:hint="eastAsia"/>
          <w:sz w:val="24"/>
          <w:szCs w:val="21"/>
        </w:rPr>
        <w:t>了</w:t>
      </w:r>
      <w:r w:rsidR="006468D6" w:rsidRPr="00DF01B8">
        <w:rPr>
          <w:rFonts w:ascii="Times New Roman" w:eastAsia="宋体" w:hAnsi="Times New Roman" w:cs="Times New Roman" w:hint="eastAsia"/>
          <w:sz w:val="24"/>
          <w:szCs w:val="21"/>
        </w:rPr>
        <w:t xml:space="preserve">Proof of </w:t>
      </w:r>
      <w:r w:rsidR="00737D8F" w:rsidRPr="00DF01B8">
        <w:rPr>
          <w:rFonts w:ascii="Times New Roman" w:eastAsia="宋体" w:hAnsi="Times New Roman" w:cs="Times New Roman"/>
          <w:sz w:val="24"/>
          <w:szCs w:val="21"/>
        </w:rPr>
        <w:t>S</w:t>
      </w:r>
      <w:r w:rsidR="00737D8F" w:rsidRPr="00DF01B8">
        <w:rPr>
          <w:rFonts w:ascii="Times New Roman" w:eastAsia="宋体" w:hAnsi="Times New Roman" w:cs="Times New Roman" w:hint="eastAsia"/>
          <w:sz w:val="24"/>
          <w:szCs w:val="21"/>
        </w:rPr>
        <w:t>take</w:t>
      </w:r>
      <w:r w:rsidR="006468D6" w:rsidRPr="00DF01B8">
        <w:rPr>
          <w:rFonts w:ascii="Times New Roman" w:eastAsia="宋体" w:hAnsi="Times New Roman" w:cs="Times New Roman" w:hint="eastAsia"/>
          <w:sz w:val="24"/>
          <w:szCs w:val="21"/>
        </w:rPr>
        <w:t>（</w:t>
      </w:r>
      <w:r w:rsidR="006468D6" w:rsidRPr="00DF01B8">
        <w:rPr>
          <w:rFonts w:ascii="Times New Roman" w:eastAsia="宋体" w:hAnsi="Times New Roman" w:cs="Times New Roman" w:hint="eastAsia"/>
          <w:sz w:val="24"/>
          <w:szCs w:val="21"/>
        </w:rPr>
        <w:t>POS/</w:t>
      </w:r>
      <w:r w:rsidR="006468D6" w:rsidRPr="00DF01B8">
        <w:rPr>
          <w:rFonts w:ascii="Times New Roman" w:eastAsia="宋体" w:hAnsi="Times New Roman" w:cs="Times New Roman" w:hint="eastAsia"/>
          <w:sz w:val="24"/>
          <w:szCs w:val="21"/>
        </w:rPr>
        <w:t>权益证明）共识算法。</w:t>
      </w:r>
      <w:r w:rsidR="006468D6" w:rsidRPr="00DF01B8">
        <w:rPr>
          <w:rFonts w:ascii="Times New Roman" w:eastAsia="宋体" w:hAnsi="Times New Roman" w:cs="Times New Roman"/>
          <w:sz w:val="24"/>
          <w:szCs w:val="21"/>
        </w:rPr>
        <w:t>权益证明（</w:t>
      </w:r>
      <w:proofErr w:type="spellStart"/>
      <w:r w:rsidR="006468D6" w:rsidRPr="00DF01B8">
        <w:rPr>
          <w:rFonts w:ascii="Times New Roman" w:eastAsia="宋体" w:hAnsi="Times New Roman" w:cs="Times New Roman"/>
          <w:sz w:val="24"/>
          <w:szCs w:val="21"/>
        </w:rPr>
        <w:t>PoS</w:t>
      </w:r>
      <w:proofErr w:type="spellEnd"/>
      <w:r w:rsidR="006468D6" w:rsidRPr="00DF01B8">
        <w:rPr>
          <w:rFonts w:ascii="Times New Roman" w:eastAsia="宋体" w:hAnsi="Times New Roman" w:cs="Times New Roman"/>
          <w:sz w:val="24"/>
          <w:szCs w:val="21"/>
        </w:rPr>
        <w:t>）依赖于验证者在</w:t>
      </w:r>
      <w:r w:rsidR="006468D6" w:rsidRPr="00DF01B8">
        <w:rPr>
          <w:rFonts w:ascii="Times New Roman" w:eastAsia="宋体" w:hAnsi="Times New Roman" w:cs="Times New Roman" w:hint="eastAsia"/>
          <w:sz w:val="24"/>
          <w:szCs w:val="21"/>
        </w:rPr>
        <w:t>该</w:t>
      </w:r>
      <w:r w:rsidR="006468D6" w:rsidRPr="00DF01B8">
        <w:rPr>
          <w:rFonts w:ascii="Times New Roman" w:eastAsia="宋体" w:hAnsi="Times New Roman" w:cs="Times New Roman"/>
          <w:sz w:val="24"/>
          <w:szCs w:val="21"/>
        </w:rPr>
        <w:t>网络中的经济利益。在基于</w:t>
      </w:r>
      <w:r w:rsidR="006468D6" w:rsidRPr="00DF01B8">
        <w:rPr>
          <w:rFonts w:ascii="Times New Roman" w:eastAsia="宋体" w:hAnsi="Times New Roman" w:cs="Times New Roman"/>
          <w:sz w:val="24"/>
          <w:szCs w:val="21"/>
        </w:rPr>
        <w:t>P</w:t>
      </w:r>
      <w:r w:rsidR="00737D8F" w:rsidRPr="00DF01B8">
        <w:rPr>
          <w:rFonts w:ascii="Times New Roman" w:eastAsia="宋体" w:hAnsi="Times New Roman" w:cs="Times New Roman" w:hint="eastAsia"/>
          <w:sz w:val="24"/>
          <w:szCs w:val="21"/>
        </w:rPr>
        <w:t xml:space="preserve">roof </w:t>
      </w:r>
      <w:r w:rsidR="006468D6" w:rsidRPr="00DF01B8">
        <w:rPr>
          <w:rFonts w:ascii="Times New Roman" w:eastAsia="宋体" w:hAnsi="Times New Roman" w:cs="Times New Roman"/>
          <w:sz w:val="24"/>
          <w:szCs w:val="21"/>
        </w:rPr>
        <w:t>o</w:t>
      </w:r>
      <w:r w:rsidR="00737D8F" w:rsidRPr="00DF01B8">
        <w:rPr>
          <w:rFonts w:ascii="Times New Roman" w:eastAsia="宋体" w:hAnsi="Times New Roman" w:cs="Times New Roman" w:hint="eastAsia"/>
          <w:sz w:val="24"/>
          <w:szCs w:val="21"/>
        </w:rPr>
        <w:t xml:space="preserve">f </w:t>
      </w:r>
      <w:r w:rsidR="006468D6" w:rsidRPr="00DF01B8">
        <w:rPr>
          <w:rFonts w:ascii="Times New Roman" w:eastAsia="宋体" w:hAnsi="Times New Roman" w:cs="Times New Roman"/>
          <w:sz w:val="24"/>
          <w:szCs w:val="21"/>
        </w:rPr>
        <w:t>S</w:t>
      </w:r>
      <w:r w:rsidR="00737D8F" w:rsidRPr="00DF01B8">
        <w:rPr>
          <w:rFonts w:ascii="Times New Roman" w:eastAsia="宋体" w:hAnsi="Times New Roman" w:cs="Times New Roman" w:hint="eastAsia"/>
          <w:sz w:val="24"/>
          <w:szCs w:val="21"/>
        </w:rPr>
        <w:t xml:space="preserve">take </w:t>
      </w:r>
      <w:r w:rsidR="006468D6" w:rsidRPr="00DF01B8">
        <w:rPr>
          <w:rFonts w:ascii="Times New Roman" w:eastAsia="宋体" w:hAnsi="Times New Roman" w:cs="Times New Roman" w:hint="eastAsia"/>
          <w:sz w:val="24"/>
          <w:szCs w:val="21"/>
        </w:rPr>
        <w:t>权益证明</w:t>
      </w:r>
      <w:r w:rsidR="006468D6" w:rsidRPr="00DF01B8">
        <w:rPr>
          <w:rFonts w:ascii="Times New Roman" w:eastAsia="宋体" w:hAnsi="Times New Roman" w:cs="Times New Roman"/>
          <w:sz w:val="24"/>
          <w:szCs w:val="21"/>
        </w:rPr>
        <w:t>的公共区块链中，一组验证者轮流在下一个区块</w:t>
      </w:r>
      <w:r w:rsidR="007B5AB5" w:rsidRPr="00DF01B8">
        <w:rPr>
          <w:rFonts w:ascii="Times New Roman" w:eastAsia="宋体" w:hAnsi="Times New Roman" w:cs="Times New Roman"/>
          <w:sz w:val="24"/>
          <w:szCs w:val="21"/>
        </w:rPr>
        <w:t>提出投票并投票，每个验证人投票的权重取决于其存款的大小，</w:t>
      </w:r>
      <w:r w:rsidR="007B5AB5" w:rsidRPr="00DF01B8">
        <w:rPr>
          <w:rFonts w:ascii="Times New Roman" w:eastAsia="宋体" w:hAnsi="Times New Roman" w:cs="Times New Roman" w:hint="eastAsia"/>
          <w:sz w:val="24"/>
          <w:szCs w:val="21"/>
        </w:rPr>
        <w:t>或者说是</w:t>
      </w:r>
      <w:r w:rsidR="007B5AB5" w:rsidRPr="00DF01B8">
        <w:rPr>
          <w:rFonts w:ascii="Times New Roman" w:eastAsia="宋体" w:hAnsi="Times New Roman" w:cs="Times New Roman"/>
          <w:sz w:val="24"/>
          <w:szCs w:val="21"/>
        </w:rPr>
        <w:t>股权</w:t>
      </w:r>
      <w:r w:rsidR="006468D6" w:rsidRPr="00DF01B8">
        <w:rPr>
          <w:rFonts w:ascii="Times New Roman" w:eastAsia="宋体" w:hAnsi="Times New Roman" w:cs="Times New Roman"/>
          <w:sz w:val="24"/>
          <w:szCs w:val="21"/>
        </w:rPr>
        <w:t>。</w:t>
      </w:r>
      <w:r w:rsidR="00375300" w:rsidRPr="00DF01B8">
        <w:rPr>
          <w:rFonts w:ascii="Times New Roman" w:eastAsia="宋体" w:hAnsi="Times New Roman" w:cs="Times New Roman" w:hint="eastAsia"/>
          <w:sz w:val="24"/>
          <w:szCs w:val="21"/>
        </w:rPr>
        <w:t xml:space="preserve">Proof of Stake </w:t>
      </w:r>
      <w:r w:rsidR="00375300" w:rsidRPr="00DF01B8">
        <w:rPr>
          <w:rFonts w:ascii="Times New Roman" w:eastAsia="宋体" w:hAnsi="Times New Roman" w:cs="Times New Roman" w:hint="eastAsia"/>
          <w:sz w:val="24"/>
          <w:szCs w:val="21"/>
        </w:rPr>
        <w:t>通俗的理解就是，验证者们本身的财产就是其资本，越多财产其说话的分量就越足，其投票的权重就越大。</w:t>
      </w:r>
      <w:r w:rsidR="006468D6" w:rsidRPr="00DF01B8">
        <w:rPr>
          <w:rFonts w:ascii="Times New Roman" w:eastAsia="宋体" w:hAnsi="Times New Roman" w:cs="Times New Roman"/>
          <w:sz w:val="24"/>
          <w:szCs w:val="21"/>
        </w:rPr>
        <w:t xml:space="preserve"> </w:t>
      </w:r>
      <w:r w:rsidR="007B5AB5" w:rsidRPr="00DF01B8">
        <w:rPr>
          <w:rFonts w:ascii="Times New Roman" w:eastAsia="宋体" w:hAnsi="Times New Roman" w:cs="Times New Roman"/>
          <w:sz w:val="24"/>
          <w:szCs w:val="21"/>
        </w:rPr>
        <w:t>P</w:t>
      </w:r>
      <w:r w:rsidR="007B5AB5" w:rsidRPr="00DF01B8">
        <w:rPr>
          <w:rFonts w:ascii="Times New Roman" w:eastAsia="宋体" w:hAnsi="Times New Roman" w:cs="Times New Roman" w:hint="eastAsia"/>
          <w:sz w:val="24"/>
          <w:szCs w:val="21"/>
        </w:rPr>
        <w:t xml:space="preserve">roof </w:t>
      </w:r>
      <w:r w:rsidR="007B5AB5" w:rsidRPr="00DF01B8">
        <w:rPr>
          <w:rFonts w:ascii="Times New Roman" w:eastAsia="宋体" w:hAnsi="Times New Roman" w:cs="Times New Roman"/>
          <w:sz w:val="24"/>
          <w:szCs w:val="21"/>
        </w:rPr>
        <w:t>o</w:t>
      </w:r>
      <w:r w:rsidR="007B5AB5" w:rsidRPr="00DF01B8">
        <w:rPr>
          <w:rFonts w:ascii="Times New Roman" w:eastAsia="宋体" w:hAnsi="Times New Roman" w:cs="Times New Roman" w:hint="eastAsia"/>
          <w:sz w:val="24"/>
          <w:szCs w:val="21"/>
        </w:rPr>
        <w:t xml:space="preserve">f </w:t>
      </w:r>
      <w:r w:rsidR="007B5AB5" w:rsidRPr="00DF01B8">
        <w:rPr>
          <w:rFonts w:ascii="Times New Roman" w:eastAsia="宋体" w:hAnsi="Times New Roman" w:cs="Times New Roman"/>
          <w:sz w:val="24"/>
          <w:szCs w:val="21"/>
        </w:rPr>
        <w:t>S</w:t>
      </w:r>
      <w:r w:rsidR="007B5AB5" w:rsidRPr="00DF01B8">
        <w:rPr>
          <w:rFonts w:ascii="Times New Roman" w:eastAsia="宋体" w:hAnsi="Times New Roman" w:cs="Times New Roman" w:hint="eastAsia"/>
          <w:sz w:val="24"/>
          <w:szCs w:val="21"/>
        </w:rPr>
        <w:t xml:space="preserve">take </w:t>
      </w:r>
      <w:r w:rsidR="007B5AB5" w:rsidRPr="00DF01B8">
        <w:rPr>
          <w:rFonts w:ascii="Times New Roman" w:eastAsia="宋体" w:hAnsi="Times New Roman" w:cs="Times New Roman" w:hint="eastAsia"/>
          <w:sz w:val="24"/>
          <w:szCs w:val="21"/>
        </w:rPr>
        <w:t>权益证明</w:t>
      </w:r>
      <w:r w:rsidR="006468D6" w:rsidRPr="00DF01B8">
        <w:rPr>
          <w:rFonts w:ascii="Times New Roman" w:eastAsia="宋体" w:hAnsi="Times New Roman" w:cs="Times New Roman"/>
          <w:sz w:val="24"/>
          <w:szCs w:val="21"/>
        </w:rPr>
        <w:t>的显着优势</w:t>
      </w:r>
      <w:r w:rsidR="00810B4B" w:rsidRPr="00DF01B8">
        <w:rPr>
          <w:rFonts w:ascii="Times New Roman" w:eastAsia="宋体" w:hAnsi="Times New Roman" w:cs="Times New Roman" w:hint="eastAsia"/>
          <w:sz w:val="24"/>
          <w:szCs w:val="21"/>
        </w:rPr>
        <w:t>，其中</w:t>
      </w:r>
      <w:r w:rsidR="006468D6" w:rsidRPr="00DF01B8">
        <w:rPr>
          <w:rFonts w:ascii="Times New Roman" w:eastAsia="宋体" w:hAnsi="Times New Roman" w:cs="Times New Roman"/>
          <w:sz w:val="24"/>
          <w:szCs w:val="21"/>
        </w:rPr>
        <w:t>包括安全性，集中化风险降低和</w:t>
      </w:r>
      <w:r w:rsidR="00810B4B" w:rsidRPr="00DF01B8">
        <w:rPr>
          <w:rFonts w:ascii="Times New Roman" w:eastAsia="宋体" w:hAnsi="Times New Roman" w:cs="Times New Roman" w:hint="eastAsia"/>
          <w:sz w:val="24"/>
          <w:szCs w:val="21"/>
        </w:rPr>
        <w:t>提高</w:t>
      </w:r>
      <w:r w:rsidR="006468D6" w:rsidRPr="00DF01B8">
        <w:rPr>
          <w:rFonts w:ascii="Times New Roman" w:eastAsia="宋体" w:hAnsi="Times New Roman" w:cs="Times New Roman"/>
          <w:sz w:val="24"/>
          <w:szCs w:val="21"/>
        </w:rPr>
        <w:t>能源效率</w:t>
      </w:r>
      <w:r w:rsidR="006468D6" w:rsidRPr="00DF01B8">
        <w:rPr>
          <w:rFonts w:ascii="Times New Roman" w:eastAsia="宋体" w:hAnsi="Times New Roman" w:cs="Times New Roman"/>
          <w:sz w:val="24"/>
          <w:szCs w:val="21"/>
        </w:rPr>
        <w:t xml:space="preserve"> </w:t>
      </w:r>
      <w:r w:rsidR="006468D6" w:rsidRPr="00DF01B8">
        <w:rPr>
          <w:rFonts w:ascii="Times New Roman" w:eastAsia="宋体" w:hAnsi="Times New Roman" w:cs="Times New Roman"/>
          <w:sz w:val="24"/>
          <w:szCs w:val="21"/>
        </w:rPr>
        <w:t>。</w:t>
      </w:r>
    </w:p>
    <w:p w14:paraId="6F477455" w14:textId="6773A7D9" w:rsidR="009E4EDE" w:rsidRPr="009E4EDE" w:rsidRDefault="009E4EDE" w:rsidP="001A4E2B">
      <w:pPr>
        <w:pStyle w:val="2"/>
        <w:numPr>
          <w:ilvl w:val="2"/>
          <w:numId w:val="5"/>
        </w:numPr>
        <w:rPr>
          <w:rFonts w:ascii="Times New Roman" w:eastAsia="黑体" w:hAnsi="Times New Roman" w:cs="Times New Roman"/>
          <w:b w:val="0"/>
          <w:bCs w:val="0"/>
          <w:sz w:val="30"/>
          <w:szCs w:val="20"/>
        </w:rPr>
      </w:pPr>
      <w:bookmarkStart w:id="59" w:name="_Toc6996079"/>
      <w:r>
        <w:rPr>
          <w:rFonts w:ascii="Times New Roman" w:eastAsia="黑体" w:hAnsi="Times New Roman" w:cs="Times New Roman" w:hint="eastAsia"/>
          <w:b w:val="0"/>
          <w:bCs w:val="0"/>
          <w:sz w:val="30"/>
          <w:szCs w:val="20"/>
        </w:rPr>
        <w:t>智能合约</w:t>
      </w:r>
      <w:bookmarkEnd w:id="59"/>
    </w:p>
    <w:p w14:paraId="7A521E51" w14:textId="370FA437" w:rsidR="009F5C52" w:rsidRPr="00DF01B8" w:rsidRDefault="009F5C52" w:rsidP="00DF01B8">
      <w:pPr>
        <w:spacing w:line="300" w:lineRule="auto"/>
        <w:ind w:firstLine="475"/>
        <w:rPr>
          <w:rFonts w:ascii="Times New Roman" w:eastAsia="宋体" w:hAnsi="Times New Roman" w:cs="Times New Roman"/>
          <w:sz w:val="24"/>
          <w:szCs w:val="21"/>
        </w:rPr>
      </w:pPr>
      <w:r w:rsidRPr="00DF01B8">
        <w:rPr>
          <w:rFonts w:ascii="Times New Roman" w:eastAsia="宋体" w:hAnsi="Times New Roman" w:cs="Times New Roman" w:hint="eastAsia"/>
          <w:sz w:val="24"/>
          <w:szCs w:val="21"/>
        </w:rPr>
        <w:t>第四个技术是</w:t>
      </w:r>
      <w:r w:rsidR="00AC5977" w:rsidRPr="00DF01B8">
        <w:rPr>
          <w:rFonts w:ascii="Times New Roman" w:eastAsia="宋体" w:hAnsi="Times New Roman" w:cs="Times New Roman" w:hint="eastAsia"/>
          <w:sz w:val="24"/>
          <w:szCs w:val="21"/>
        </w:rPr>
        <w:t>智能合约，智能合约是在这些保护数据的上面，构建可自动化按特定规矩执行的规则和条款。拿遗嘱来比喻，智能合约像一个脚本，只需通过运行该脚本，立遗嘱的人死亡后立刻执行合约的规则，财产无需第三方信托机构，直接划入到计划接受的人手中。</w:t>
      </w:r>
      <w:r w:rsidR="0050225C" w:rsidRPr="00DF01B8">
        <w:rPr>
          <w:rFonts w:ascii="Times New Roman" w:eastAsia="宋体" w:hAnsi="Times New Roman" w:cs="Times New Roman"/>
          <w:sz w:val="24"/>
          <w:szCs w:val="21"/>
        </w:rPr>
        <w:t>一个智能合约是一套以数字形式定义的承诺（</w:t>
      </w:r>
      <w:r w:rsidR="0050225C" w:rsidRPr="00DF01B8">
        <w:rPr>
          <w:rFonts w:ascii="Times New Roman" w:eastAsia="宋体" w:hAnsi="Times New Roman" w:cs="Times New Roman"/>
          <w:sz w:val="24"/>
          <w:szCs w:val="21"/>
        </w:rPr>
        <w:t>promises</w:t>
      </w:r>
      <w:r w:rsidR="0050225C" w:rsidRPr="00DF01B8">
        <w:rPr>
          <w:rFonts w:ascii="Times New Roman" w:eastAsia="宋体" w:hAnsi="Times New Roman" w:cs="Times New Roman"/>
          <w:sz w:val="24"/>
          <w:szCs w:val="21"/>
        </w:rPr>
        <w:t>），包括合约参与方可以在上面执行这些承诺的协议</w:t>
      </w:r>
      <w:r w:rsidR="0050225C" w:rsidRPr="00DF01B8">
        <w:rPr>
          <w:rFonts w:ascii="Times New Roman" w:eastAsia="宋体" w:hAnsi="Times New Roman" w:cs="Times New Roman" w:hint="eastAsia"/>
          <w:sz w:val="24"/>
          <w:szCs w:val="21"/>
        </w:rPr>
        <w:t>。</w:t>
      </w:r>
      <w:r w:rsidR="00DF01B8">
        <w:rPr>
          <w:rFonts w:ascii="Times New Roman" w:eastAsia="宋体" w:hAnsi="Times New Roman" w:cs="Times New Roman"/>
          <w:sz w:val="24"/>
          <w:szCs w:val="21"/>
        </w:rPr>
        <w:t>[</w:t>
      </w:r>
      <w:r w:rsidR="0050225C" w:rsidRPr="00DF01B8">
        <w:rPr>
          <w:rFonts w:ascii="Times New Roman" w:eastAsia="宋体" w:hAnsi="Times New Roman" w:cs="Times New Roman"/>
          <w:sz w:val="24"/>
          <w:szCs w:val="21"/>
        </w:rPr>
        <w:endnoteReference w:id="4"/>
      </w:r>
      <w:r w:rsidR="00DF01B8">
        <w:rPr>
          <w:rFonts w:ascii="Times New Roman" w:eastAsia="宋体" w:hAnsi="Times New Roman" w:cs="Times New Roman"/>
          <w:sz w:val="24"/>
          <w:szCs w:val="21"/>
        </w:rPr>
        <w:t>]</w:t>
      </w:r>
    </w:p>
    <w:p w14:paraId="647E7F4A" w14:textId="6E8DA2FA" w:rsidR="00061E74" w:rsidRDefault="00061E74" w:rsidP="00BF4603">
      <w:r>
        <w:rPr>
          <w:rFonts w:hint="eastAsia"/>
        </w:rPr>
        <w:t>图4是智能合约在区块链上：</w:t>
      </w:r>
    </w:p>
    <w:p w14:paraId="103DB1EE" w14:textId="22D5C1F8" w:rsidR="00735E2C" w:rsidRDefault="00575117" w:rsidP="00061E74">
      <w:pPr>
        <w:jc w:val="center"/>
      </w:pPr>
      <w:r w:rsidRPr="00575117">
        <w:rPr>
          <w:noProof/>
        </w:rPr>
        <w:lastRenderedPageBreak/>
        <w:drawing>
          <wp:inline distT="0" distB="0" distL="0" distR="0" wp14:anchorId="7D7F1AC9" wp14:editId="19395E90">
            <wp:extent cx="5270500" cy="355981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559810"/>
                    </a:xfrm>
                    <a:prstGeom prst="rect">
                      <a:avLst/>
                    </a:prstGeom>
                  </pic:spPr>
                </pic:pic>
              </a:graphicData>
            </a:graphic>
          </wp:inline>
        </w:drawing>
      </w:r>
    </w:p>
    <w:p w14:paraId="4AB23C7E" w14:textId="47D72E9D" w:rsidR="00061E74" w:rsidRDefault="00061E74" w:rsidP="00061E74">
      <w:pPr>
        <w:jc w:val="center"/>
      </w:pPr>
      <w:r>
        <w:rPr>
          <w:rFonts w:hint="eastAsia"/>
        </w:rPr>
        <w:t>图4</w:t>
      </w:r>
      <w:ins w:id="60" w:author="sszhu" w:date="2019-04-26T06:55:00Z">
        <w:r w:rsidR="00E77291">
          <w:t xml:space="preserve"> </w:t>
        </w:r>
        <w:r w:rsidR="00E77291" w:rsidRPr="00E77291">
          <w:rPr>
            <w:rFonts w:hint="eastAsia"/>
            <w:color w:val="FF0000"/>
            <w:highlight w:val="yellow"/>
            <w:rPrChange w:id="61" w:author="sszhu" w:date="2019-04-26T06:55:00Z">
              <w:rPr>
                <w:rFonts w:hint="eastAsia"/>
              </w:rPr>
            </w:rPrChange>
          </w:rPr>
          <w:t>图名</w:t>
        </w:r>
      </w:ins>
    </w:p>
    <w:p w14:paraId="138FE94F" w14:textId="16AC2119" w:rsidR="00121EAC" w:rsidRPr="00061E74" w:rsidRDefault="00121EAC" w:rsidP="00061E74">
      <w:pPr>
        <w:spacing w:line="300" w:lineRule="auto"/>
        <w:ind w:firstLine="475"/>
        <w:rPr>
          <w:rFonts w:ascii="Times New Roman" w:eastAsia="宋体" w:hAnsi="Times New Roman" w:cs="Times New Roman"/>
          <w:sz w:val="24"/>
          <w:szCs w:val="21"/>
        </w:rPr>
      </w:pPr>
      <w:r w:rsidRPr="00061E74">
        <w:rPr>
          <w:rFonts w:ascii="Times New Roman" w:eastAsia="宋体" w:hAnsi="Times New Roman" w:cs="Times New Roman"/>
          <w:sz w:val="24"/>
          <w:szCs w:val="21"/>
        </w:rPr>
        <w:t>智能合约是</w:t>
      </w:r>
      <w:r w:rsidRPr="00061E74">
        <w:rPr>
          <w:rFonts w:ascii="Times New Roman" w:eastAsia="宋体" w:hAnsi="Times New Roman" w:cs="Times New Roman"/>
          <w:sz w:val="24"/>
          <w:szCs w:val="21"/>
        </w:rPr>
        <w:t>“</w:t>
      </w:r>
      <w:r w:rsidRPr="00061E74">
        <w:rPr>
          <w:rFonts w:ascii="Times New Roman" w:eastAsia="宋体" w:hAnsi="Times New Roman" w:cs="Times New Roman"/>
          <w:sz w:val="24"/>
          <w:szCs w:val="21"/>
        </w:rPr>
        <w:t>执行合约条款的计算机交易协议</w:t>
      </w:r>
      <w:r w:rsidRPr="00061E74">
        <w:rPr>
          <w:rFonts w:ascii="Times New Roman" w:eastAsia="宋体" w:hAnsi="Times New Roman" w:cs="Times New Roman"/>
          <w:sz w:val="24"/>
          <w:szCs w:val="21"/>
        </w:rPr>
        <w:t>”</w:t>
      </w:r>
      <w:r w:rsidRPr="00061E74">
        <w:rPr>
          <w:rFonts w:ascii="Times New Roman" w:eastAsia="宋体" w:hAnsi="Times New Roman" w:cs="Times New Roman"/>
          <w:sz w:val="24"/>
          <w:szCs w:val="21"/>
        </w:rPr>
        <w:t>，</w:t>
      </w:r>
      <w:r w:rsidRPr="00061E74">
        <w:rPr>
          <w:rFonts w:ascii="Times New Roman" w:eastAsia="宋体" w:hAnsi="Times New Roman" w:cs="Times New Roman" w:hint="eastAsia"/>
          <w:sz w:val="24"/>
          <w:szCs w:val="21"/>
        </w:rPr>
        <w:t>网络上</w:t>
      </w:r>
      <w:r w:rsidRPr="00061E74">
        <w:rPr>
          <w:rFonts w:ascii="Times New Roman" w:eastAsia="宋体" w:hAnsi="Times New Roman" w:cs="Times New Roman"/>
          <w:sz w:val="24"/>
          <w:szCs w:val="21"/>
        </w:rPr>
        <w:t>区块链</w:t>
      </w:r>
      <w:r w:rsidRPr="00061E74">
        <w:rPr>
          <w:rFonts w:ascii="Times New Roman" w:eastAsia="宋体" w:hAnsi="Times New Roman" w:cs="Times New Roman" w:hint="eastAsia"/>
          <w:sz w:val="24"/>
          <w:szCs w:val="21"/>
        </w:rPr>
        <w:t>上</w:t>
      </w:r>
      <w:r w:rsidRPr="00061E74">
        <w:rPr>
          <w:rFonts w:ascii="Times New Roman" w:eastAsia="宋体" w:hAnsi="Times New Roman" w:cs="Times New Roman"/>
          <w:sz w:val="24"/>
          <w:szCs w:val="21"/>
        </w:rPr>
        <w:t>的所有</w:t>
      </w:r>
      <w:r w:rsidRPr="00061E74">
        <w:rPr>
          <w:rFonts w:ascii="Times New Roman" w:eastAsia="宋体" w:hAnsi="Times New Roman" w:cs="Times New Roman" w:hint="eastAsia"/>
          <w:sz w:val="24"/>
          <w:szCs w:val="21"/>
        </w:rPr>
        <w:t>的</w:t>
      </w:r>
      <w:r w:rsidRPr="00061E74">
        <w:rPr>
          <w:rFonts w:ascii="Times New Roman" w:eastAsia="宋体" w:hAnsi="Times New Roman" w:cs="Times New Roman"/>
          <w:sz w:val="24"/>
          <w:szCs w:val="21"/>
        </w:rPr>
        <w:t>用户都</w:t>
      </w:r>
      <w:r w:rsidRPr="00061E74">
        <w:rPr>
          <w:rFonts w:ascii="Times New Roman" w:eastAsia="宋体" w:hAnsi="Times New Roman" w:cs="Times New Roman" w:hint="eastAsia"/>
          <w:sz w:val="24"/>
          <w:szCs w:val="21"/>
        </w:rPr>
        <w:t>能</w:t>
      </w:r>
      <w:r w:rsidRPr="00061E74">
        <w:rPr>
          <w:rFonts w:ascii="Times New Roman" w:eastAsia="宋体" w:hAnsi="Times New Roman" w:cs="Times New Roman"/>
          <w:sz w:val="24"/>
          <w:szCs w:val="21"/>
        </w:rPr>
        <w:t>看</w:t>
      </w:r>
      <w:r w:rsidRPr="00061E74">
        <w:rPr>
          <w:rFonts w:ascii="Times New Roman" w:eastAsia="宋体" w:hAnsi="Times New Roman" w:cs="Times New Roman" w:hint="eastAsia"/>
          <w:sz w:val="24"/>
          <w:szCs w:val="21"/>
        </w:rPr>
        <w:t>得</w:t>
      </w:r>
      <w:r w:rsidRPr="00061E74">
        <w:rPr>
          <w:rFonts w:ascii="Times New Roman" w:eastAsia="宋体" w:hAnsi="Times New Roman" w:cs="Times New Roman"/>
          <w:sz w:val="24"/>
          <w:szCs w:val="21"/>
        </w:rPr>
        <w:t>到基于区块链的智能合约。但是这</w:t>
      </w:r>
      <w:r w:rsidRPr="00061E74">
        <w:rPr>
          <w:rFonts w:ascii="Times New Roman" w:eastAsia="宋体" w:hAnsi="Times New Roman" w:cs="Times New Roman" w:hint="eastAsia"/>
          <w:sz w:val="24"/>
          <w:szCs w:val="21"/>
        </w:rPr>
        <w:t>也</w:t>
      </w:r>
      <w:r w:rsidRPr="00061E74">
        <w:rPr>
          <w:rFonts w:ascii="Times New Roman" w:eastAsia="宋体" w:hAnsi="Times New Roman" w:cs="Times New Roman"/>
          <w:sz w:val="24"/>
          <w:szCs w:val="21"/>
        </w:rPr>
        <w:t>会导致所有漏洞</w:t>
      </w:r>
      <w:r w:rsidRPr="00061E74">
        <w:rPr>
          <w:rFonts w:ascii="Times New Roman" w:eastAsia="宋体" w:hAnsi="Times New Roman" w:cs="Times New Roman" w:hint="eastAsia"/>
          <w:sz w:val="24"/>
          <w:szCs w:val="21"/>
        </w:rPr>
        <w:t>对所有人</w:t>
      </w:r>
      <w:r w:rsidRPr="00061E74">
        <w:rPr>
          <w:rFonts w:ascii="Times New Roman" w:eastAsia="宋体" w:hAnsi="Times New Roman" w:cs="Times New Roman"/>
          <w:sz w:val="24"/>
          <w:szCs w:val="21"/>
        </w:rPr>
        <w:t>都可见包括安全漏洞</w:t>
      </w:r>
      <w:r w:rsidRPr="00061E74">
        <w:rPr>
          <w:rFonts w:ascii="Times New Roman" w:eastAsia="宋体" w:hAnsi="Times New Roman" w:cs="Times New Roman" w:hint="eastAsia"/>
          <w:sz w:val="24"/>
          <w:szCs w:val="21"/>
        </w:rPr>
        <w:t>等</w:t>
      </w:r>
      <w:r w:rsidRPr="00061E74">
        <w:rPr>
          <w:rFonts w:ascii="Times New Roman" w:eastAsia="宋体" w:hAnsi="Times New Roman" w:cs="Times New Roman"/>
          <w:sz w:val="24"/>
          <w:szCs w:val="21"/>
        </w:rPr>
        <w:t>，</w:t>
      </w:r>
      <w:r w:rsidRPr="00061E74">
        <w:rPr>
          <w:rFonts w:ascii="Times New Roman" w:eastAsia="宋体" w:hAnsi="Times New Roman" w:cs="Times New Roman" w:hint="eastAsia"/>
          <w:sz w:val="24"/>
          <w:szCs w:val="21"/>
        </w:rPr>
        <w:t>而且</w:t>
      </w:r>
      <w:r w:rsidRPr="00061E74">
        <w:rPr>
          <w:rFonts w:ascii="Times New Roman" w:eastAsia="宋体" w:hAnsi="Times New Roman" w:cs="Times New Roman"/>
          <w:sz w:val="24"/>
          <w:szCs w:val="21"/>
        </w:rPr>
        <w:t>可能无法</w:t>
      </w:r>
      <w:r w:rsidRPr="00061E74">
        <w:rPr>
          <w:rFonts w:ascii="Times New Roman" w:eastAsia="宋体" w:hAnsi="Times New Roman" w:cs="Times New Roman" w:hint="eastAsia"/>
          <w:sz w:val="24"/>
          <w:szCs w:val="21"/>
        </w:rPr>
        <w:t>及时地</w:t>
      </w:r>
      <w:r w:rsidRPr="00061E74">
        <w:rPr>
          <w:rFonts w:ascii="Times New Roman" w:eastAsia="宋体" w:hAnsi="Times New Roman" w:cs="Times New Roman"/>
          <w:sz w:val="24"/>
          <w:szCs w:val="21"/>
        </w:rPr>
        <w:t>修复。</w:t>
      </w:r>
      <w:r w:rsidR="00C562DE" w:rsidRPr="00061E74">
        <w:rPr>
          <w:rFonts w:ascii="Times New Roman" w:eastAsia="宋体" w:hAnsi="Times New Roman" w:cs="Times New Roman" w:hint="eastAsia"/>
          <w:sz w:val="24"/>
          <w:szCs w:val="21"/>
        </w:rPr>
        <w:t>智能合约一旦部署到网络里去，就没办法再修改，智能重新部署新的智能合约。所以一旦智能合约中出现程序错误、</w:t>
      </w:r>
      <w:r w:rsidR="00C562DE" w:rsidRPr="00061E74">
        <w:rPr>
          <w:rFonts w:ascii="Times New Roman" w:eastAsia="宋体" w:hAnsi="Times New Roman" w:cs="Times New Roman" w:hint="eastAsia"/>
          <w:sz w:val="24"/>
          <w:szCs w:val="21"/>
        </w:rPr>
        <w:t>BUG</w:t>
      </w:r>
      <w:r w:rsidR="00C562DE" w:rsidRPr="00061E74">
        <w:rPr>
          <w:rFonts w:ascii="Times New Roman" w:eastAsia="宋体" w:hAnsi="Times New Roman" w:cs="Times New Roman" w:hint="eastAsia"/>
          <w:sz w:val="24"/>
          <w:szCs w:val="21"/>
        </w:rPr>
        <w:t>等问题，在部署前没找出来，部署后将会引起极大的危险，可能会导致一些操作异常，没能达到想要的结果，另外，一些别有用心的攻击者可以利用该缺陷去对你的财产造成威胁。</w:t>
      </w:r>
      <w:r w:rsidR="00C562DE" w:rsidRPr="00061E74">
        <w:rPr>
          <w:rFonts w:ascii="Times New Roman" w:eastAsia="宋体" w:hAnsi="Times New Roman" w:cs="Times New Roman"/>
          <w:sz w:val="24"/>
          <w:szCs w:val="21"/>
        </w:rPr>
        <w:t>以太坊智能合约中的问题包括合约编程</w:t>
      </w:r>
      <w:r w:rsidR="00C562DE" w:rsidRPr="00061E74">
        <w:rPr>
          <w:rFonts w:ascii="Times New Roman" w:eastAsia="宋体" w:hAnsi="Times New Roman" w:cs="Times New Roman"/>
          <w:sz w:val="24"/>
          <w:szCs w:val="21"/>
        </w:rPr>
        <w:t>Solidity</w:t>
      </w:r>
      <w:r w:rsidR="00C562DE" w:rsidRPr="00061E74">
        <w:rPr>
          <w:rFonts w:ascii="Times New Roman" w:eastAsia="宋体" w:hAnsi="Times New Roman" w:cs="Times New Roman"/>
          <w:sz w:val="24"/>
          <w:szCs w:val="21"/>
        </w:rPr>
        <w:t>、编译器错误、以太坊虚拟机错误、对区块链网络的攻击、程序错误的不变性以及其他尚无文档记录的攻击。</w:t>
      </w:r>
      <w:r w:rsidR="00061E74">
        <w:rPr>
          <w:rFonts w:ascii="Times New Roman" w:eastAsia="宋体" w:hAnsi="Times New Roman" w:cs="Times New Roman"/>
          <w:sz w:val="24"/>
          <w:szCs w:val="21"/>
        </w:rPr>
        <w:t>[</w:t>
      </w:r>
      <w:r w:rsidR="00C562DE" w:rsidRPr="00061E74">
        <w:rPr>
          <w:rFonts w:ascii="Times New Roman" w:eastAsia="宋体" w:hAnsi="Times New Roman" w:cs="Times New Roman"/>
          <w:sz w:val="24"/>
          <w:szCs w:val="21"/>
        </w:rPr>
        <w:endnoteReference w:id="5"/>
      </w:r>
      <w:r w:rsidR="00061E74">
        <w:rPr>
          <w:rFonts w:ascii="Times New Roman" w:eastAsia="宋体" w:hAnsi="Times New Roman" w:cs="Times New Roman"/>
          <w:sz w:val="24"/>
          <w:szCs w:val="21"/>
        </w:rPr>
        <w:t>]</w:t>
      </w:r>
    </w:p>
    <w:p w14:paraId="377229EF" w14:textId="1AF1D5B6" w:rsidR="00004B4A" w:rsidRDefault="00004B4A" w:rsidP="00004B4A">
      <w:pPr>
        <w:pStyle w:val="2"/>
        <w:numPr>
          <w:ilvl w:val="1"/>
          <w:numId w:val="5"/>
        </w:numPr>
        <w:rPr>
          <w:rFonts w:ascii="Times New Roman" w:eastAsia="黑体" w:hAnsi="Times New Roman" w:cs="Times New Roman"/>
          <w:b w:val="0"/>
          <w:bCs w:val="0"/>
          <w:sz w:val="30"/>
          <w:szCs w:val="20"/>
        </w:rPr>
      </w:pPr>
      <w:bookmarkStart w:id="62" w:name="_Toc6996080"/>
      <w:r>
        <w:rPr>
          <w:rFonts w:ascii="Times New Roman" w:eastAsia="黑体" w:hAnsi="Times New Roman" w:cs="Times New Roman" w:hint="eastAsia"/>
          <w:b w:val="0"/>
          <w:bCs w:val="0"/>
          <w:sz w:val="30"/>
          <w:szCs w:val="20"/>
        </w:rPr>
        <w:lastRenderedPageBreak/>
        <w:t>默克尔树</w:t>
      </w:r>
      <w:bookmarkEnd w:id="62"/>
    </w:p>
    <w:p w14:paraId="0F908CB1" w14:textId="48325179" w:rsidR="00004B4A" w:rsidRDefault="00BA3EA6" w:rsidP="00174D26">
      <w:pPr>
        <w:ind w:firstLineChars="200" w:firstLine="480"/>
      </w:pPr>
      <w:r w:rsidRPr="00174D26">
        <w:rPr>
          <w:rFonts w:ascii="Times New Roman" w:eastAsia="宋体" w:hAnsi="Times New Roman" w:cs="Times New Roman" w:hint="eastAsia"/>
          <w:sz w:val="24"/>
          <w:szCs w:val="21"/>
        </w:rPr>
        <w:t>默克尔树（</w:t>
      </w:r>
      <w:r w:rsidRPr="00174D26">
        <w:rPr>
          <w:rFonts w:ascii="Times New Roman" w:eastAsia="宋体" w:hAnsi="Times New Roman" w:cs="Times New Roman" w:hint="eastAsia"/>
          <w:sz w:val="24"/>
          <w:szCs w:val="21"/>
        </w:rPr>
        <w:t>Merkle Tree</w:t>
      </w:r>
      <w:r w:rsidRPr="00174D26">
        <w:rPr>
          <w:rFonts w:ascii="Times New Roman" w:eastAsia="宋体" w:hAnsi="Times New Roman" w:cs="Times New Roman" w:hint="eastAsia"/>
          <w:sz w:val="24"/>
          <w:szCs w:val="21"/>
        </w:rPr>
        <w:t>）是一类二叉树</w:t>
      </w:r>
      <w:r w:rsidRPr="00174D26">
        <w:rPr>
          <w:rFonts w:ascii="Times New Roman" w:eastAsia="宋体" w:hAnsi="Times New Roman" w:cs="Times New Roman"/>
          <w:sz w:val="24"/>
          <w:szCs w:val="21"/>
        </w:rPr>
        <w:t>，由一组叶节点、一组中间节点和一个根节点构成</w:t>
      </w:r>
      <w:r w:rsidRPr="00174D26">
        <w:rPr>
          <w:rFonts w:ascii="Times New Roman" w:eastAsia="宋体" w:hAnsi="Times New Roman" w:cs="Times New Roman" w:hint="eastAsia"/>
          <w:sz w:val="24"/>
          <w:szCs w:val="21"/>
        </w:rPr>
        <w:t>。</w:t>
      </w:r>
      <w:r w:rsidR="00164C05" w:rsidRPr="00174D26">
        <w:rPr>
          <w:rFonts w:ascii="Times New Roman" w:eastAsia="宋体" w:hAnsi="Times New Roman" w:cs="Times New Roman" w:hint="eastAsia"/>
          <w:sz w:val="24"/>
          <w:szCs w:val="21"/>
        </w:rPr>
        <w:t>如图</w:t>
      </w:r>
      <w:r w:rsidR="00DD522B">
        <w:rPr>
          <w:rFonts w:ascii="Times New Roman" w:eastAsia="宋体" w:hAnsi="Times New Roman" w:cs="Times New Roman" w:hint="eastAsia"/>
          <w:sz w:val="24"/>
          <w:szCs w:val="21"/>
        </w:rPr>
        <w:t>5</w:t>
      </w:r>
      <w:r w:rsidR="00C931C5" w:rsidRPr="00174D26">
        <w:rPr>
          <w:rFonts w:ascii="Times New Roman" w:eastAsia="宋体" w:hAnsi="Times New Roman" w:cs="Times New Roman" w:hint="eastAsia"/>
          <w:sz w:val="24"/>
          <w:szCs w:val="21"/>
        </w:rPr>
        <w:t>所示：</w:t>
      </w:r>
      <w:r w:rsidR="00164C05" w:rsidRPr="00164C05">
        <w:rPr>
          <w:noProof/>
        </w:rPr>
        <w:drawing>
          <wp:inline distT="0" distB="0" distL="0" distR="0" wp14:anchorId="547B0184" wp14:editId="07A0B072">
            <wp:extent cx="5270500" cy="281178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811780"/>
                    </a:xfrm>
                    <a:prstGeom prst="rect">
                      <a:avLst/>
                    </a:prstGeom>
                  </pic:spPr>
                </pic:pic>
              </a:graphicData>
            </a:graphic>
          </wp:inline>
        </w:drawing>
      </w:r>
    </w:p>
    <w:p w14:paraId="1468287C" w14:textId="1327E195" w:rsidR="00C931C5" w:rsidRDefault="00C931C5" w:rsidP="00C931C5">
      <w:pPr>
        <w:jc w:val="center"/>
      </w:pPr>
      <w:r>
        <w:rPr>
          <w:rFonts w:hint="eastAsia"/>
        </w:rPr>
        <w:t>图</w:t>
      </w:r>
      <w:r w:rsidR="00DD522B">
        <w:rPr>
          <w:rFonts w:hint="eastAsia"/>
        </w:rPr>
        <w:t>5</w:t>
      </w:r>
      <w:ins w:id="63" w:author="sszhu" w:date="2019-04-26T06:55:00Z">
        <w:r w:rsidR="00E77291">
          <w:t xml:space="preserve"> </w:t>
        </w:r>
        <w:r w:rsidR="00E77291" w:rsidRPr="00E77291">
          <w:rPr>
            <w:rFonts w:hint="eastAsia"/>
            <w:highlight w:val="yellow"/>
            <w:rPrChange w:id="64" w:author="sszhu" w:date="2019-04-26T06:55:00Z">
              <w:rPr>
                <w:rFonts w:hint="eastAsia"/>
              </w:rPr>
            </w:rPrChange>
          </w:rPr>
          <w:t>图名</w:t>
        </w:r>
        <w:r w:rsidR="00E77291">
          <w:rPr>
            <w:rFonts w:hint="eastAsia"/>
          </w:rPr>
          <w:t xml:space="preserve"> </w:t>
        </w:r>
      </w:ins>
    </w:p>
    <w:p w14:paraId="75594AE2" w14:textId="58F858B5" w:rsidR="00C931C5" w:rsidRPr="00DD522B" w:rsidRDefault="00C931C5"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观察上图中，从底部开始往上看，</w:t>
      </w:r>
      <w:proofErr w:type="spellStart"/>
      <w:r w:rsidRPr="00DD522B">
        <w:rPr>
          <w:rFonts w:ascii="Times New Roman" w:eastAsia="宋体" w:hAnsi="Times New Roman" w:cs="Times New Roman" w:hint="eastAsia"/>
          <w:sz w:val="24"/>
          <w:szCs w:val="21"/>
        </w:rPr>
        <w:t>Dn</w:t>
      </w:r>
      <w:proofErr w:type="spellEnd"/>
      <w:r w:rsidRPr="00DD522B">
        <w:rPr>
          <w:rFonts w:ascii="Times New Roman" w:eastAsia="宋体" w:hAnsi="Times New Roman" w:cs="Times New Roman" w:hint="eastAsia"/>
          <w:sz w:val="24"/>
          <w:szCs w:val="21"/>
        </w:rPr>
        <w:t>为叶子节点所携带的数据，即是叶子结点的值。往上看，</w:t>
      </w:r>
      <w:r w:rsidRPr="00DD522B">
        <w:rPr>
          <w:rFonts w:ascii="Times New Roman" w:eastAsia="宋体" w:hAnsi="Times New Roman" w:cs="Times New Roman" w:hint="eastAsia"/>
          <w:sz w:val="24"/>
          <w:szCs w:val="21"/>
        </w:rPr>
        <w:t>a1</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a2</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a3</w:t>
      </w:r>
      <w:r w:rsidRPr="00DD522B">
        <w:rPr>
          <w:rFonts w:ascii="Times New Roman" w:eastAsia="宋体" w:hAnsi="Times New Roman" w:cs="Times New Roman" w:hint="eastAsia"/>
          <w:sz w:val="24"/>
          <w:szCs w:val="21"/>
        </w:rPr>
        <w:t>和</w:t>
      </w:r>
      <w:r w:rsidRPr="00DD522B">
        <w:rPr>
          <w:rFonts w:ascii="Times New Roman" w:eastAsia="宋体" w:hAnsi="Times New Roman" w:cs="Times New Roman" w:hint="eastAsia"/>
          <w:sz w:val="24"/>
          <w:szCs w:val="21"/>
        </w:rPr>
        <w:t>a4</w:t>
      </w:r>
      <w:r w:rsidRPr="00DD522B">
        <w:rPr>
          <w:rFonts w:ascii="Times New Roman" w:eastAsia="宋体" w:hAnsi="Times New Roman" w:cs="Times New Roman" w:hint="eastAsia"/>
          <w:sz w:val="24"/>
          <w:szCs w:val="21"/>
        </w:rPr>
        <w:t>是叶子结点，它们是把数据（即</w:t>
      </w:r>
      <w:r w:rsidRPr="00DD522B">
        <w:rPr>
          <w:rFonts w:ascii="Times New Roman" w:eastAsia="宋体" w:hAnsi="Times New Roman" w:cs="Times New Roman" w:hint="eastAsia"/>
          <w:sz w:val="24"/>
          <w:szCs w:val="21"/>
        </w:rPr>
        <w:t>D1</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D2</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D3</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D4</w:t>
      </w:r>
      <w:r w:rsidRPr="00DD522B">
        <w:rPr>
          <w:rFonts w:ascii="Times New Roman" w:eastAsia="宋体" w:hAnsi="Times New Roman" w:cs="Times New Roman" w:hint="eastAsia"/>
          <w:sz w:val="24"/>
          <w:szCs w:val="21"/>
        </w:rPr>
        <w:t>）进行哈希（</w:t>
      </w:r>
      <w:r w:rsidRPr="00DD522B">
        <w:rPr>
          <w:rFonts w:ascii="Times New Roman" w:eastAsia="宋体" w:hAnsi="Times New Roman" w:cs="Times New Roman" w:hint="eastAsia"/>
          <w:sz w:val="24"/>
          <w:szCs w:val="21"/>
        </w:rPr>
        <w:t>hash</w:t>
      </w:r>
      <w:r w:rsidRPr="00DD522B">
        <w:rPr>
          <w:rFonts w:ascii="Times New Roman" w:eastAsia="宋体" w:hAnsi="Times New Roman" w:cs="Times New Roman" w:hint="eastAsia"/>
          <w:sz w:val="24"/>
          <w:szCs w:val="21"/>
        </w:rPr>
        <w:t>）运算后得到的哈希值作为自己的值；再往上看，节点的值就是其孩子结点之和的哈希值，如</w:t>
      </w:r>
      <w:r w:rsidRPr="00DD522B">
        <w:rPr>
          <w:rFonts w:ascii="Times New Roman" w:eastAsia="宋体" w:hAnsi="Times New Roman" w:cs="Times New Roman" w:hint="eastAsia"/>
          <w:sz w:val="24"/>
          <w:szCs w:val="21"/>
        </w:rPr>
        <w:t xml:space="preserve">a5 </w:t>
      </w:r>
      <w:r w:rsidRPr="00DD522B">
        <w:rPr>
          <w:rFonts w:ascii="Times New Roman" w:eastAsia="宋体" w:hAnsi="Times New Roman" w:cs="Times New Roman" w:hint="eastAsia"/>
          <w:sz w:val="24"/>
          <w:szCs w:val="21"/>
        </w:rPr>
        <w:t>的值就是其孩子节点</w:t>
      </w:r>
      <w:r w:rsidRPr="00DD522B">
        <w:rPr>
          <w:rFonts w:ascii="Times New Roman" w:eastAsia="宋体" w:hAnsi="Times New Roman" w:cs="Times New Roman" w:hint="eastAsia"/>
          <w:sz w:val="24"/>
          <w:szCs w:val="21"/>
        </w:rPr>
        <w:t>a1</w:t>
      </w:r>
      <w:r w:rsidRPr="00DD522B">
        <w:rPr>
          <w:rFonts w:ascii="Times New Roman" w:eastAsia="宋体" w:hAnsi="Times New Roman" w:cs="Times New Roman" w:hint="eastAsia"/>
          <w:sz w:val="24"/>
          <w:szCs w:val="21"/>
        </w:rPr>
        <w:t>和</w:t>
      </w:r>
      <w:r w:rsidRPr="00DD522B">
        <w:rPr>
          <w:rFonts w:ascii="Times New Roman" w:eastAsia="宋体" w:hAnsi="Times New Roman" w:cs="Times New Roman" w:hint="eastAsia"/>
          <w:sz w:val="24"/>
          <w:szCs w:val="21"/>
        </w:rPr>
        <w:t>a2</w:t>
      </w:r>
      <w:r w:rsidRPr="00DD522B">
        <w:rPr>
          <w:rFonts w:ascii="Times New Roman" w:eastAsia="宋体" w:hAnsi="Times New Roman" w:cs="Times New Roman" w:hint="eastAsia"/>
          <w:sz w:val="24"/>
          <w:szCs w:val="21"/>
        </w:rPr>
        <w:t>的值的和经过哈希函数处理后的结果。一直往上，直至根节点的值。从这里可以看出，上一层的每个节点都与下一层的节点的值息息相关，只要稍微对其中某个节点作细微修改，小到甚至</w:t>
      </w:r>
      <w:proofErr w:type="gramStart"/>
      <w:r w:rsidRPr="00DD522B">
        <w:rPr>
          <w:rFonts w:ascii="Times New Roman" w:eastAsia="宋体" w:hAnsi="Times New Roman" w:cs="Times New Roman" w:hint="eastAsia"/>
          <w:sz w:val="24"/>
          <w:szCs w:val="21"/>
        </w:rPr>
        <w:t>一</w:t>
      </w:r>
      <w:proofErr w:type="gramEnd"/>
      <w:r w:rsidRPr="00DD522B">
        <w:rPr>
          <w:rFonts w:ascii="Times New Roman" w:eastAsia="宋体" w:hAnsi="Times New Roman" w:cs="Times New Roman" w:hint="eastAsia"/>
          <w:sz w:val="24"/>
          <w:szCs w:val="21"/>
        </w:rPr>
        <w:t>个位的修改，最终会导致整棵树的变化。</w:t>
      </w:r>
      <w:r w:rsidR="007D2232" w:rsidRPr="00DD522B">
        <w:rPr>
          <w:rFonts w:ascii="Times New Roman" w:eastAsia="宋体" w:hAnsi="Times New Roman" w:cs="Times New Roman" w:hint="eastAsia"/>
          <w:sz w:val="24"/>
          <w:szCs w:val="21"/>
        </w:rPr>
        <w:t>即</w:t>
      </w:r>
      <w:r w:rsidR="007D2232" w:rsidRPr="00DD522B">
        <w:rPr>
          <w:rFonts w:ascii="Times New Roman" w:eastAsia="宋体" w:hAnsi="Times New Roman" w:cs="Times New Roman"/>
          <w:sz w:val="24"/>
          <w:szCs w:val="21"/>
        </w:rPr>
        <w:t>任何叶节点</w:t>
      </w:r>
      <w:r w:rsidR="007D2232" w:rsidRPr="00DD522B">
        <w:rPr>
          <w:rFonts w:ascii="Times New Roman" w:eastAsia="宋体" w:hAnsi="Times New Roman" w:cs="Times New Roman" w:hint="eastAsia"/>
          <w:sz w:val="24"/>
          <w:szCs w:val="21"/>
        </w:rPr>
        <w:t>内容</w:t>
      </w:r>
      <w:r w:rsidR="007D2232" w:rsidRPr="00DD522B">
        <w:rPr>
          <w:rFonts w:ascii="Times New Roman" w:eastAsia="宋体" w:hAnsi="Times New Roman" w:cs="Times New Roman"/>
          <w:sz w:val="24"/>
          <w:szCs w:val="21"/>
        </w:rPr>
        <w:t>被修改，叶节点的</w:t>
      </w:r>
      <w:r w:rsidR="007D2232" w:rsidRPr="00DD522B">
        <w:rPr>
          <w:rFonts w:ascii="Times New Roman" w:eastAsia="宋体" w:hAnsi="Times New Roman" w:cs="Times New Roman" w:hint="eastAsia"/>
          <w:sz w:val="24"/>
          <w:szCs w:val="21"/>
        </w:rPr>
        <w:t>哈希</w:t>
      </w:r>
      <w:proofErr w:type="gramStart"/>
      <w:r w:rsidR="007D2232" w:rsidRPr="00DD522B">
        <w:rPr>
          <w:rFonts w:ascii="Times New Roman" w:eastAsia="宋体" w:hAnsi="Times New Roman" w:cs="Times New Roman"/>
          <w:sz w:val="24"/>
          <w:szCs w:val="21"/>
        </w:rPr>
        <w:t>值最终</w:t>
      </w:r>
      <w:proofErr w:type="gramEnd"/>
      <w:r w:rsidR="007D2232" w:rsidRPr="00DD522B">
        <w:rPr>
          <w:rFonts w:ascii="Times New Roman" w:eastAsia="宋体" w:hAnsi="Times New Roman" w:cs="Times New Roman"/>
          <w:sz w:val="24"/>
          <w:szCs w:val="21"/>
        </w:rPr>
        <w:t>会改变根节点的散列值。因此，所确定的根节点的</w:t>
      </w:r>
      <w:r w:rsidR="007D2232" w:rsidRPr="00DD522B">
        <w:rPr>
          <w:rFonts w:ascii="Times New Roman" w:eastAsia="宋体" w:hAnsi="Times New Roman" w:cs="Times New Roman" w:hint="eastAsia"/>
          <w:sz w:val="24"/>
          <w:szCs w:val="21"/>
        </w:rPr>
        <w:t>哈希</w:t>
      </w:r>
      <w:r w:rsidR="007D2232" w:rsidRPr="00DD522B">
        <w:rPr>
          <w:rFonts w:ascii="Times New Roman" w:eastAsia="宋体" w:hAnsi="Times New Roman" w:cs="Times New Roman"/>
          <w:sz w:val="24"/>
          <w:szCs w:val="21"/>
        </w:rPr>
        <w:t>值可以准确地用作一组事务的唯一</w:t>
      </w:r>
      <w:r w:rsidR="007D2232" w:rsidRPr="00DD522B">
        <w:rPr>
          <w:rFonts w:ascii="Times New Roman" w:eastAsia="宋体" w:hAnsi="Times New Roman" w:cs="Times New Roman" w:hint="eastAsia"/>
          <w:sz w:val="24"/>
          <w:szCs w:val="21"/>
        </w:rPr>
        <w:t>摘要</w:t>
      </w:r>
      <w:r w:rsidR="007D2232" w:rsidRPr="00DD522B">
        <w:rPr>
          <w:rFonts w:ascii="Times New Roman" w:eastAsia="宋体" w:hAnsi="Times New Roman" w:cs="Times New Roman"/>
          <w:sz w:val="24"/>
          <w:szCs w:val="21"/>
        </w:rPr>
        <w:t>。</w:t>
      </w:r>
      <w:r w:rsidR="00CC43C7" w:rsidRPr="00DD522B">
        <w:rPr>
          <w:rFonts w:ascii="Times New Roman" w:eastAsia="宋体" w:hAnsi="Times New Roman" w:cs="Times New Roman" w:hint="eastAsia"/>
          <w:sz w:val="24"/>
          <w:szCs w:val="21"/>
        </w:rPr>
        <w:t>默</w:t>
      </w:r>
      <w:proofErr w:type="gramStart"/>
      <w:r w:rsidR="00CC43C7" w:rsidRPr="00DD522B">
        <w:rPr>
          <w:rFonts w:ascii="Times New Roman" w:eastAsia="宋体" w:hAnsi="Times New Roman" w:cs="Times New Roman" w:hint="eastAsia"/>
          <w:sz w:val="24"/>
          <w:szCs w:val="21"/>
        </w:rPr>
        <w:t>克尔树有</w:t>
      </w:r>
      <w:proofErr w:type="gramEnd"/>
      <w:r w:rsidR="00CC43C7" w:rsidRPr="00DD522B">
        <w:rPr>
          <w:rFonts w:ascii="Times New Roman" w:eastAsia="宋体" w:hAnsi="Times New Roman" w:cs="Times New Roman" w:hint="eastAsia"/>
          <w:sz w:val="24"/>
          <w:szCs w:val="21"/>
        </w:rPr>
        <w:t>很多经典的应用，例如</w:t>
      </w:r>
      <w:r w:rsidR="00CC43C7" w:rsidRPr="00DD522B">
        <w:rPr>
          <w:rFonts w:ascii="Times New Roman" w:eastAsia="宋体" w:hAnsi="Times New Roman" w:cs="Times New Roman" w:hint="eastAsia"/>
          <w:sz w:val="24"/>
          <w:szCs w:val="21"/>
        </w:rPr>
        <w:t>Git</w:t>
      </w:r>
      <w:r w:rsidR="00CC43C7" w:rsidRPr="00DD522B">
        <w:rPr>
          <w:rFonts w:ascii="Times New Roman" w:eastAsia="宋体" w:hAnsi="Times New Roman" w:cs="Times New Roman" w:hint="eastAsia"/>
          <w:sz w:val="24"/>
          <w:szCs w:val="21"/>
        </w:rPr>
        <w:t>、</w:t>
      </w:r>
      <w:r w:rsidR="00CC43C7" w:rsidRPr="00DD522B">
        <w:rPr>
          <w:rFonts w:ascii="Times New Roman" w:eastAsia="宋体" w:hAnsi="Times New Roman" w:cs="Times New Roman"/>
          <w:sz w:val="24"/>
          <w:szCs w:val="21"/>
        </w:rPr>
        <w:t>Dynamo</w:t>
      </w:r>
      <w:r w:rsidR="00CC43C7" w:rsidRPr="00DD522B">
        <w:rPr>
          <w:rFonts w:ascii="Times New Roman" w:eastAsia="宋体" w:hAnsi="Times New Roman" w:cs="Times New Roman" w:hint="eastAsia"/>
          <w:sz w:val="24"/>
          <w:szCs w:val="21"/>
        </w:rPr>
        <w:t>、比特币等都应用了这个数据结构。</w:t>
      </w:r>
      <w:r w:rsidR="001252B4" w:rsidRPr="00DD522B">
        <w:rPr>
          <w:rFonts w:ascii="Times New Roman" w:eastAsia="宋体" w:hAnsi="Times New Roman" w:cs="Times New Roman" w:hint="eastAsia"/>
          <w:sz w:val="24"/>
          <w:szCs w:val="21"/>
        </w:rPr>
        <w:t>这跟上面提到的区块里面的内容会改变区块本身</w:t>
      </w:r>
      <w:r w:rsidR="007D2232" w:rsidRPr="00DD522B">
        <w:rPr>
          <w:rFonts w:ascii="Times New Roman" w:eastAsia="宋体" w:hAnsi="Times New Roman" w:cs="Times New Roman" w:hint="eastAsia"/>
          <w:sz w:val="24"/>
          <w:szCs w:val="21"/>
        </w:rPr>
        <w:t>的摘要是十分接近的，因为其就是默</w:t>
      </w:r>
      <w:proofErr w:type="gramStart"/>
      <w:r w:rsidR="007D2232" w:rsidRPr="00DD522B">
        <w:rPr>
          <w:rFonts w:ascii="Times New Roman" w:eastAsia="宋体" w:hAnsi="Times New Roman" w:cs="Times New Roman" w:hint="eastAsia"/>
          <w:sz w:val="24"/>
          <w:szCs w:val="21"/>
        </w:rPr>
        <w:t>克尔树的</w:t>
      </w:r>
      <w:proofErr w:type="gramEnd"/>
      <w:r w:rsidR="007D2232" w:rsidRPr="00DD522B">
        <w:rPr>
          <w:rFonts w:ascii="Times New Roman" w:eastAsia="宋体" w:hAnsi="Times New Roman" w:cs="Times New Roman" w:hint="eastAsia"/>
          <w:sz w:val="24"/>
          <w:szCs w:val="21"/>
        </w:rPr>
        <w:t>一个应用。</w:t>
      </w:r>
      <w:r w:rsidR="00E349DC" w:rsidRPr="00DD522B">
        <w:rPr>
          <w:rFonts w:ascii="Times New Roman" w:eastAsia="宋体" w:hAnsi="Times New Roman" w:cs="Times New Roman"/>
          <w:sz w:val="24"/>
          <w:szCs w:val="21"/>
        </w:rPr>
        <w:t>一个</w:t>
      </w:r>
      <w:proofErr w:type="gramStart"/>
      <w:r w:rsidR="00E349DC" w:rsidRPr="00DD522B">
        <w:rPr>
          <w:rFonts w:ascii="Times New Roman" w:eastAsia="宋体" w:hAnsi="Times New Roman" w:cs="Times New Roman"/>
          <w:sz w:val="24"/>
          <w:szCs w:val="21"/>
        </w:rPr>
        <w:t>是默克尔树</w:t>
      </w:r>
      <w:proofErr w:type="gramEnd"/>
      <w:r w:rsidR="00E349DC" w:rsidRPr="00DD522B">
        <w:rPr>
          <w:rFonts w:ascii="Times New Roman" w:eastAsia="宋体" w:hAnsi="Times New Roman" w:cs="Times New Roman"/>
          <w:sz w:val="24"/>
          <w:szCs w:val="21"/>
        </w:rPr>
        <w:t>是从下往上逐层计算的，所以只要知</w:t>
      </w:r>
      <w:r w:rsidR="00E349DC" w:rsidRPr="00DD522B">
        <w:rPr>
          <w:rFonts w:ascii="Times New Roman" w:eastAsia="宋体" w:hAnsi="Times New Roman" w:cs="Times New Roman"/>
          <w:sz w:val="24"/>
          <w:szCs w:val="21"/>
        </w:rPr>
        <w:lastRenderedPageBreak/>
        <w:t>道相邻的另一个节点的</w:t>
      </w:r>
      <w:r w:rsidR="00E349DC" w:rsidRPr="00DD522B">
        <w:rPr>
          <w:rFonts w:ascii="Times New Roman" w:eastAsia="宋体" w:hAnsi="Times New Roman" w:cs="Times New Roman" w:hint="eastAsia"/>
          <w:sz w:val="24"/>
          <w:szCs w:val="21"/>
        </w:rPr>
        <w:t>哈希</w:t>
      </w:r>
      <w:r w:rsidR="00E349DC" w:rsidRPr="00DD522B">
        <w:rPr>
          <w:rFonts w:ascii="Times New Roman" w:eastAsia="宋体" w:hAnsi="Times New Roman" w:cs="Times New Roman"/>
          <w:sz w:val="24"/>
          <w:szCs w:val="21"/>
        </w:rPr>
        <w:t>值就可以一直往上计算直到根节点，另一个是根节点的</w:t>
      </w:r>
      <w:r w:rsidR="00E349DC" w:rsidRPr="00DD522B">
        <w:rPr>
          <w:rFonts w:ascii="Times New Roman" w:eastAsia="宋体" w:hAnsi="Times New Roman" w:cs="Times New Roman" w:hint="eastAsia"/>
          <w:sz w:val="24"/>
          <w:szCs w:val="21"/>
        </w:rPr>
        <w:t>哈希</w:t>
      </w:r>
      <w:r w:rsidR="00F15155" w:rsidRPr="00DD522B">
        <w:rPr>
          <w:rFonts w:ascii="Times New Roman" w:eastAsia="宋体" w:hAnsi="Times New Roman" w:cs="Times New Roman"/>
          <w:sz w:val="24"/>
          <w:szCs w:val="21"/>
        </w:rPr>
        <w:t>值可以准确的作为一组交易的唯一摘要。</w:t>
      </w:r>
      <w:r w:rsidR="00F15155" w:rsidRPr="00DD522B">
        <w:rPr>
          <w:rFonts w:ascii="Times New Roman" w:eastAsia="宋体" w:hAnsi="Times New Roman" w:cs="Times New Roman" w:hint="eastAsia"/>
          <w:sz w:val="24"/>
          <w:szCs w:val="21"/>
        </w:rPr>
        <w:t>在电子虚拟货币上，如比特币，就可以</w:t>
      </w:r>
      <w:r w:rsidR="00F15155" w:rsidRPr="00DD522B">
        <w:rPr>
          <w:rFonts w:ascii="Times New Roman" w:eastAsia="宋体" w:hAnsi="Times New Roman" w:cs="Times New Roman"/>
          <w:sz w:val="24"/>
          <w:szCs w:val="21"/>
        </w:rPr>
        <w:t>依据这两点就可以来验证一笔交易是否存在，</w:t>
      </w:r>
      <w:r w:rsidR="00F15155" w:rsidRPr="00DD522B">
        <w:rPr>
          <w:rFonts w:ascii="Times New Roman" w:eastAsia="宋体" w:hAnsi="Times New Roman" w:cs="Times New Roman" w:hint="eastAsia"/>
          <w:sz w:val="24"/>
          <w:szCs w:val="21"/>
        </w:rPr>
        <w:t>在以太</w:t>
      </w:r>
      <w:proofErr w:type="gramStart"/>
      <w:r w:rsidR="00F15155" w:rsidRPr="00DD522B">
        <w:rPr>
          <w:rFonts w:ascii="Times New Roman" w:eastAsia="宋体" w:hAnsi="Times New Roman" w:cs="Times New Roman" w:hint="eastAsia"/>
          <w:sz w:val="24"/>
          <w:szCs w:val="21"/>
        </w:rPr>
        <w:t>坊基础</w:t>
      </w:r>
      <w:proofErr w:type="gramEnd"/>
      <w:r w:rsidR="00F15155" w:rsidRPr="00DD522B">
        <w:rPr>
          <w:rFonts w:ascii="Times New Roman" w:eastAsia="宋体" w:hAnsi="Times New Roman" w:cs="Times New Roman" w:hint="eastAsia"/>
          <w:sz w:val="24"/>
          <w:szCs w:val="21"/>
        </w:rPr>
        <w:t>上的分布式应用上，可以</w:t>
      </w:r>
      <w:r w:rsidR="00F15155" w:rsidRPr="00DD522B">
        <w:rPr>
          <w:rFonts w:ascii="Times New Roman" w:eastAsia="宋体" w:hAnsi="Times New Roman" w:cs="Times New Roman"/>
          <w:sz w:val="24"/>
          <w:szCs w:val="21"/>
        </w:rPr>
        <w:t>依据这两点就可以来验证</w:t>
      </w:r>
      <w:r w:rsidR="00F15155" w:rsidRPr="00DD522B">
        <w:rPr>
          <w:rFonts w:ascii="Times New Roman" w:eastAsia="宋体" w:hAnsi="Times New Roman" w:cs="Times New Roman" w:hint="eastAsia"/>
          <w:sz w:val="24"/>
          <w:szCs w:val="21"/>
        </w:rPr>
        <w:t>一次就智能合约的一次操作是否存在。</w:t>
      </w:r>
    </w:p>
    <w:p w14:paraId="48DBDB72" w14:textId="301E55EC" w:rsidR="00A91B91" w:rsidRDefault="00A91B91" w:rsidP="00A91B91">
      <w:pPr>
        <w:pStyle w:val="2"/>
        <w:numPr>
          <w:ilvl w:val="1"/>
          <w:numId w:val="5"/>
        </w:numPr>
        <w:rPr>
          <w:rFonts w:ascii="Times New Roman" w:eastAsia="黑体" w:hAnsi="Times New Roman" w:cs="Times New Roman"/>
          <w:b w:val="0"/>
          <w:bCs w:val="0"/>
          <w:sz w:val="30"/>
          <w:szCs w:val="20"/>
        </w:rPr>
      </w:pPr>
      <w:bookmarkStart w:id="65" w:name="_Toc6996081"/>
      <w:r>
        <w:rPr>
          <w:rFonts w:ascii="Times New Roman" w:eastAsia="黑体" w:hAnsi="Times New Roman" w:cs="Times New Roman" w:hint="eastAsia"/>
          <w:b w:val="0"/>
          <w:bCs w:val="0"/>
          <w:sz w:val="30"/>
          <w:szCs w:val="20"/>
        </w:rPr>
        <w:t>以太坊</w:t>
      </w:r>
      <w:bookmarkEnd w:id="65"/>
    </w:p>
    <w:p w14:paraId="6FEC1B5C" w14:textId="63890F41" w:rsidR="00F572CA" w:rsidRPr="00DD522B" w:rsidRDefault="00F572CA"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以太坊</w:t>
      </w:r>
      <w:r w:rsidR="001E05CD" w:rsidRPr="00DD522B">
        <w:rPr>
          <w:rFonts w:ascii="Times New Roman" w:eastAsia="宋体" w:hAnsi="Times New Roman" w:cs="Times New Roman" w:hint="eastAsia"/>
          <w:sz w:val="24"/>
          <w:szCs w:val="21"/>
        </w:rPr>
        <w:t>是一个平台，该平台是开源的，有智能合约功能的公共区块链的一个平台。以太坊有自己的专用的加密货币——以太币（</w:t>
      </w:r>
      <w:r w:rsidR="001E05CD" w:rsidRPr="00DD522B">
        <w:rPr>
          <w:rFonts w:ascii="Times New Roman" w:eastAsia="宋体" w:hAnsi="Times New Roman" w:cs="Times New Roman" w:hint="eastAsia"/>
          <w:sz w:val="24"/>
          <w:szCs w:val="21"/>
        </w:rPr>
        <w:t>Ether</w:t>
      </w:r>
      <w:r w:rsidR="001E05CD" w:rsidRPr="00DD522B">
        <w:rPr>
          <w:rFonts w:ascii="Times New Roman" w:eastAsia="宋体" w:hAnsi="Times New Roman" w:cs="Times New Roman" w:hint="eastAsia"/>
          <w:sz w:val="24"/>
          <w:szCs w:val="21"/>
        </w:rPr>
        <w:t>），结合该货币和其提供去中心化服务的以太虚拟机（</w:t>
      </w:r>
      <w:r w:rsidR="001E05CD" w:rsidRPr="00DD522B">
        <w:rPr>
          <w:rFonts w:ascii="Times New Roman" w:eastAsia="宋体" w:hAnsi="Times New Roman" w:cs="Times New Roman"/>
          <w:sz w:val="24"/>
          <w:szCs w:val="21"/>
        </w:rPr>
        <w:t>Ethereum Virtual Machine</w:t>
      </w:r>
      <w:r w:rsidR="001E05CD" w:rsidRPr="00DD522B">
        <w:rPr>
          <w:rFonts w:ascii="Times New Roman" w:eastAsia="宋体" w:hAnsi="Times New Roman" w:cs="Times New Roman" w:hint="eastAsia"/>
          <w:sz w:val="24"/>
          <w:szCs w:val="21"/>
        </w:rPr>
        <w:t>）来处理点对点智能合约。</w:t>
      </w:r>
      <w:r w:rsidR="00CD1322" w:rsidRPr="00DD522B">
        <w:rPr>
          <w:rFonts w:ascii="Times New Roman" w:eastAsia="宋体" w:hAnsi="Times New Roman" w:cs="Times New Roman"/>
          <w:sz w:val="24"/>
          <w:szCs w:val="21"/>
        </w:rPr>
        <w:t>以太坊是一个</w:t>
      </w:r>
      <w:r w:rsidR="00CD1322" w:rsidRPr="00DD522B">
        <w:rPr>
          <w:rFonts w:ascii="Times New Roman" w:eastAsia="宋体" w:hAnsi="Times New Roman" w:cs="Times New Roman" w:hint="eastAsia"/>
          <w:sz w:val="24"/>
          <w:szCs w:val="21"/>
        </w:rPr>
        <w:t>提供服务的</w:t>
      </w:r>
      <w:r w:rsidR="00CD1322" w:rsidRPr="00DD522B">
        <w:rPr>
          <w:rFonts w:ascii="Times New Roman" w:eastAsia="宋体" w:hAnsi="Times New Roman" w:cs="Times New Roman"/>
          <w:sz w:val="24"/>
          <w:szCs w:val="21"/>
        </w:rPr>
        <w:t>平台，</w:t>
      </w:r>
      <w:r w:rsidR="00CD1322" w:rsidRPr="00DD522B">
        <w:rPr>
          <w:rFonts w:ascii="Times New Roman" w:eastAsia="宋体" w:hAnsi="Times New Roman" w:cs="Times New Roman" w:hint="eastAsia"/>
          <w:sz w:val="24"/>
          <w:szCs w:val="21"/>
        </w:rPr>
        <w:t>其</w:t>
      </w:r>
      <w:r w:rsidR="00CD1322" w:rsidRPr="00DD522B">
        <w:rPr>
          <w:rFonts w:ascii="Times New Roman" w:eastAsia="宋体" w:hAnsi="Times New Roman" w:cs="Times New Roman"/>
          <w:sz w:val="24"/>
          <w:szCs w:val="21"/>
        </w:rPr>
        <w:t>提供</w:t>
      </w:r>
      <w:r w:rsidR="00CD1322" w:rsidRPr="00DD522B">
        <w:rPr>
          <w:rFonts w:ascii="Times New Roman" w:eastAsia="宋体" w:hAnsi="Times New Roman" w:cs="Times New Roman" w:hint="eastAsia"/>
          <w:sz w:val="24"/>
          <w:szCs w:val="21"/>
        </w:rPr>
        <w:t>多种</w:t>
      </w:r>
      <w:r w:rsidR="00CD1322" w:rsidRPr="00DD522B">
        <w:rPr>
          <w:rFonts w:ascii="Times New Roman" w:eastAsia="宋体" w:hAnsi="Times New Roman" w:cs="Times New Roman"/>
          <w:sz w:val="24"/>
          <w:szCs w:val="21"/>
        </w:rPr>
        <w:t>模块让用户来搭建</w:t>
      </w:r>
      <w:r w:rsidR="00CD1322" w:rsidRPr="00DD522B">
        <w:rPr>
          <w:rFonts w:ascii="Times New Roman" w:eastAsia="宋体" w:hAnsi="Times New Roman" w:cs="Times New Roman" w:hint="eastAsia"/>
          <w:sz w:val="24"/>
          <w:szCs w:val="21"/>
        </w:rPr>
        <w:t>自己的</w:t>
      </w:r>
      <w:r w:rsidR="00CD1322" w:rsidRPr="00DD522B">
        <w:rPr>
          <w:rFonts w:ascii="Times New Roman" w:eastAsia="宋体" w:hAnsi="Times New Roman" w:cs="Times New Roman"/>
          <w:sz w:val="24"/>
          <w:szCs w:val="21"/>
        </w:rPr>
        <w:t>应用，如果</w:t>
      </w:r>
      <w:r w:rsidR="00CD1322" w:rsidRPr="00DD522B">
        <w:rPr>
          <w:rFonts w:ascii="Times New Roman" w:eastAsia="宋体" w:hAnsi="Times New Roman" w:cs="Times New Roman" w:hint="eastAsia"/>
          <w:sz w:val="24"/>
          <w:szCs w:val="21"/>
        </w:rPr>
        <w:t>把</w:t>
      </w:r>
      <w:r w:rsidR="00CD1322" w:rsidRPr="00DD522B">
        <w:rPr>
          <w:rFonts w:ascii="Times New Roman" w:eastAsia="宋体" w:hAnsi="Times New Roman" w:cs="Times New Roman"/>
          <w:sz w:val="24"/>
          <w:szCs w:val="21"/>
        </w:rPr>
        <w:t>搭建应用</w:t>
      </w:r>
      <w:r w:rsidR="00CD1322" w:rsidRPr="00DD522B">
        <w:rPr>
          <w:rFonts w:ascii="Times New Roman" w:eastAsia="宋体" w:hAnsi="Times New Roman" w:cs="Times New Roman" w:hint="eastAsia"/>
          <w:sz w:val="24"/>
          <w:szCs w:val="21"/>
        </w:rPr>
        <w:t>比喻成盖屋</w:t>
      </w:r>
      <w:r w:rsidR="00CD1322" w:rsidRPr="00DD522B">
        <w:rPr>
          <w:rFonts w:ascii="Times New Roman" w:eastAsia="宋体" w:hAnsi="Times New Roman" w:cs="Times New Roman"/>
          <w:sz w:val="24"/>
          <w:szCs w:val="21"/>
        </w:rPr>
        <w:t>子，那么以太</w:t>
      </w:r>
      <w:proofErr w:type="gramStart"/>
      <w:r w:rsidR="00CD1322" w:rsidRPr="00DD522B">
        <w:rPr>
          <w:rFonts w:ascii="Times New Roman" w:eastAsia="宋体" w:hAnsi="Times New Roman" w:cs="Times New Roman"/>
          <w:sz w:val="24"/>
          <w:szCs w:val="21"/>
        </w:rPr>
        <w:t>坊就</w:t>
      </w:r>
      <w:r w:rsidR="00CD1322" w:rsidRPr="00DD522B">
        <w:rPr>
          <w:rFonts w:ascii="Times New Roman" w:eastAsia="宋体" w:hAnsi="Times New Roman" w:cs="Times New Roman" w:hint="eastAsia"/>
          <w:sz w:val="24"/>
          <w:szCs w:val="21"/>
        </w:rPr>
        <w:t>是</w:t>
      </w:r>
      <w:proofErr w:type="gramEnd"/>
      <w:r w:rsidR="00CD1322" w:rsidRPr="00DD522B">
        <w:rPr>
          <w:rFonts w:ascii="Times New Roman" w:eastAsia="宋体" w:hAnsi="Times New Roman" w:cs="Times New Roman" w:hint="eastAsia"/>
          <w:sz w:val="24"/>
          <w:szCs w:val="21"/>
        </w:rPr>
        <w:t>屋子材料的提供商，它</w:t>
      </w:r>
      <w:r w:rsidR="00CD1322" w:rsidRPr="00DD522B">
        <w:rPr>
          <w:rFonts w:ascii="Times New Roman" w:eastAsia="宋体" w:hAnsi="Times New Roman" w:cs="Times New Roman"/>
          <w:sz w:val="24"/>
          <w:szCs w:val="21"/>
        </w:rPr>
        <w:t>提供</w:t>
      </w:r>
      <w:r w:rsidR="00CD1322" w:rsidRPr="00DD522B">
        <w:rPr>
          <w:rFonts w:ascii="Times New Roman" w:eastAsia="宋体" w:hAnsi="Times New Roman" w:cs="Times New Roman" w:hint="eastAsia"/>
          <w:sz w:val="24"/>
          <w:szCs w:val="21"/>
        </w:rPr>
        <w:t>较为完整的模块，在这个比喻中，它提供墙面</w:t>
      </w:r>
      <w:r w:rsidR="00CD1322" w:rsidRPr="00DD522B">
        <w:rPr>
          <w:rFonts w:ascii="Times New Roman" w:eastAsia="宋体" w:hAnsi="Times New Roman" w:cs="Times New Roman"/>
          <w:sz w:val="24"/>
          <w:szCs w:val="21"/>
        </w:rPr>
        <w:t>、屋顶、地板等模块，</w:t>
      </w:r>
      <w:r w:rsidR="00CD1322" w:rsidRPr="00DD522B">
        <w:rPr>
          <w:rFonts w:ascii="Times New Roman" w:eastAsia="宋体" w:hAnsi="Times New Roman" w:cs="Times New Roman" w:hint="eastAsia"/>
          <w:sz w:val="24"/>
          <w:szCs w:val="21"/>
        </w:rPr>
        <w:t>搭建应用的</w:t>
      </w:r>
      <w:r w:rsidR="00CD1322" w:rsidRPr="00DD522B">
        <w:rPr>
          <w:rFonts w:ascii="Times New Roman" w:eastAsia="宋体" w:hAnsi="Times New Roman" w:cs="Times New Roman"/>
          <w:sz w:val="24"/>
          <w:szCs w:val="21"/>
        </w:rPr>
        <w:t>用户只需</w:t>
      </w:r>
      <w:r w:rsidR="00CD1322" w:rsidRPr="00DD522B">
        <w:rPr>
          <w:rFonts w:ascii="Times New Roman" w:eastAsia="宋体" w:hAnsi="Times New Roman" w:cs="Times New Roman" w:hint="eastAsia"/>
          <w:sz w:val="24"/>
          <w:szCs w:val="21"/>
        </w:rPr>
        <w:t>要</w:t>
      </w:r>
      <w:r w:rsidR="00CD1322" w:rsidRPr="00DD522B">
        <w:rPr>
          <w:rFonts w:ascii="Times New Roman" w:eastAsia="宋体" w:hAnsi="Times New Roman" w:cs="Times New Roman"/>
          <w:sz w:val="24"/>
          <w:szCs w:val="21"/>
        </w:rPr>
        <w:t>像</w:t>
      </w:r>
      <w:r w:rsidR="00CD1322" w:rsidRPr="00DD522B">
        <w:rPr>
          <w:rFonts w:ascii="Times New Roman" w:eastAsia="宋体" w:hAnsi="Times New Roman" w:cs="Times New Roman" w:hint="eastAsia"/>
          <w:sz w:val="24"/>
          <w:szCs w:val="21"/>
        </w:rPr>
        <w:t>叠</w:t>
      </w:r>
      <w:r w:rsidR="00CD1322" w:rsidRPr="00DD522B">
        <w:rPr>
          <w:rFonts w:ascii="Times New Roman" w:eastAsia="宋体" w:hAnsi="Times New Roman" w:cs="Times New Roman"/>
          <w:sz w:val="24"/>
          <w:szCs w:val="21"/>
        </w:rPr>
        <w:t>积木一样</w:t>
      </w:r>
      <w:r w:rsidR="00CD1322" w:rsidRPr="00DD522B">
        <w:rPr>
          <w:rFonts w:ascii="Times New Roman" w:eastAsia="宋体" w:hAnsi="Times New Roman" w:cs="Times New Roman" w:hint="eastAsia"/>
          <w:sz w:val="24"/>
          <w:szCs w:val="21"/>
        </w:rPr>
        <w:t>将屋子用这些建材拼接</w:t>
      </w:r>
      <w:r w:rsidR="00CD1322" w:rsidRPr="00DD522B">
        <w:rPr>
          <w:rFonts w:ascii="Times New Roman" w:eastAsia="宋体" w:hAnsi="Times New Roman" w:cs="Times New Roman"/>
          <w:sz w:val="24"/>
          <w:szCs w:val="21"/>
        </w:rPr>
        <w:t>起来</w:t>
      </w:r>
      <w:r w:rsidR="00CD1322" w:rsidRPr="00DD522B">
        <w:rPr>
          <w:rFonts w:ascii="Times New Roman" w:eastAsia="宋体" w:hAnsi="Times New Roman" w:cs="Times New Roman" w:hint="eastAsia"/>
          <w:sz w:val="24"/>
          <w:szCs w:val="21"/>
        </w:rPr>
        <w:t>，所以</w:t>
      </w:r>
      <w:r w:rsidR="00CD1322" w:rsidRPr="00DD522B">
        <w:rPr>
          <w:rFonts w:ascii="Times New Roman" w:eastAsia="宋体" w:hAnsi="Times New Roman" w:cs="Times New Roman"/>
          <w:sz w:val="24"/>
          <w:szCs w:val="21"/>
        </w:rPr>
        <w:t>在</w:t>
      </w:r>
      <w:proofErr w:type="gramStart"/>
      <w:r w:rsidR="00CD1322" w:rsidRPr="00DD522B">
        <w:rPr>
          <w:rFonts w:ascii="Times New Roman" w:eastAsia="宋体" w:hAnsi="Times New Roman" w:cs="Times New Roman"/>
          <w:sz w:val="24"/>
          <w:szCs w:val="21"/>
        </w:rPr>
        <w:t>以太坊上</w:t>
      </w:r>
      <w:r w:rsidR="00CD1322" w:rsidRPr="00DD522B">
        <w:rPr>
          <w:rFonts w:ascii="Times New Roman" w:eastAsia="宋体" w:hAnsi="Times New Roman" w:cs="Times New Roman" w:hint="eastAsia"/>
          <w:sz w:val="24"/>
          <w:szCs w:val="21"/>
        </w:rPr>
        <w:t>搭</w:t>
      </w:r>
      <w:proofErr w:type="gramEnd"/>
      <w:r w:rsidR="00CD1322" w:rsidRPr="00DD522B">
        <w:rPr>
          <w:rFonts w:ascii="Times New Roman" w:eastAsia="宋体" w:hAnsi="Times New Roman" w:cs="Times New Roman" w:hint="eastAsia"/>
          <w:sz w:val="24"/>
          <w:szCs w:val="21"/>
        </w:rPr>
        <w:t>建</w:t>
      </w:r>
      <w:r w:rsidR="00CD1322" w:rsidRPr="00DD522B">
        <w:rPr>
          <w:rFonts w:ascii="Times New Roman" w:eastAsia="宋体" w:hAnsi="Times New Roman" w:cs="Times New Roman"/>
          <w:sz w:val="24"/>
          <w:szCs w:val="21"/>
        </w:rPr>
        <w:t>应用</w:t>
      </w:r>
      <w:r w:rsidR="00CD1322" w:rsidRPr="00DD522B">
        <w:rPr>
          <w:rFonts w:ascii="Times New Roman" w:eastAsia="宋体" w:hAnsi="Times New Roman" w:cs="Times New Roman" w:hint="eastAsia"/>
          <w:sz w:val="24"/>
          <w:szCs w:val="21"/>
        </w:rPr>
        <w:t>是十分方便的，用户一般在</w:t>
      </w:r>
      <w:proofErr w:type="gramStart"/>
      <w:r w:rsidR="00CD1322" w:rsidRPr="00DD522B">
        <w:rPr>
          <w:rFonts w:ascii="Times New Roman" w:eastAsia="宋体" w:hAnsi="Times New Roman" w:cs="Times New Roman" w:hint="eastAsia"/>
          <w:sz w:val="24"/>
          <w:szCs w:val="21"/>
        </w:rPr>
        <w:t>以太坊上搭</w:t>
      </w:r>
      <w:proofErr w:type="gramEnd"/>
      <w:r w:rsidR="00CD1322" w:rsidRPr="00DD522B">
        <w:rPr>
          <w:rFonts w:ascii="Times New Roman" w:eastAsia="宋体" w:hAnsi="Times New Roman" w:cs="Times New Roman" w:hint="eastAsia"/>
          <w:sz w:val="24"/>
          <w:szCs w:val="21"/>
        </w:rPr>
        <w:t>建的应用为分布式应用（</w:t>
      </w:r>
      <w:r w:rsidR="00CD1322" w:rsidRPr="00DD522B">
        <w:rPr>
          <w:rFonts w:ascii="Times New Roman" w:eastAsia="宋体" w:hAnsi="Times New Roman" w:cs="Times New Roman"/>
          <w:sz w:val="24"/>
          <w:szCs w:val="21"/>
        </w:rPr>
        <w:t>Decentralized application</w:t>
      </w:r>
      <w:r w:rsidR="00CD1322" w:rsidRPr="00DD522B">
        <w:rPr>
          <w:rFonts w:ascii="Times New Roman" w:eastAsia="宋体" w:hAnsi="Times New Roman" w:cs="Times New Roman" w:hint="eastAsia"/>
          <w:sz w:val="24"/>
          <w:szCs w:val="21"/>
        </w:rPr>
        <w:t>）</w:t>
      </w:r>
      <w:r w:rsidR="005E46F0" w:rsidRPr="00DD522B">
        <w:rPr>
          <w:rFonts w:ascii="Times New Roman" w:eastAsia="宋体" w:hAnsi="Times New Roman" w:cs="Times New Roman"/>
          <w:sz w:val="24"/>
          <w:szCs w:val="21"/>
        </w:rPr>
        <w:t>。</w:t>
      </w:r>
      <w:r w:rsidR="005E46F0" w:rsidRPr="00DD522B">
        <w:rPr>
          <w:rFonts w:ascii="Times New Roman" w:eastAsia="宋体" w:hAnsi="Times New Roman" w:cs="Times New Roman" w:hint="eastAsia"/>
          <w:sz w:val="24"/>
          <w:szCs w:val="21"/>
        </w:rPr>
        <w:t>详细地</w:t>
      </w:r>
      <w:r w:rsidR="00CD1322" w:rsidRPr="00DD522B">
        <w:rPr>
          <w:rFonts w:ascii="Times New Roman" w:eastAsia="宋体" w:hAnsi="Times New Roman" w:cs="Times New Roman"/>
          <w:sz w:val="24"/>
          <w:szCs w:val="21"/>
        </w:rPr>
        <w:t>说，以太</w:t>
      </w:r>
      <w:proofErr w:type="gramStart"/>
      <w:r w:rsidR="00CD1322" w:rsidRPr="00DD522B">
        <w:rPr>
          <w:rFonts w:ascii="Times New Roman" w:eastAsia="宋体" w:hAnsi="Times New Roman" w:cs="Times New Roman"/>
          <w:sz w:val="24"/>
          <w:szCs w:val="21"/>
        </w:rPr>
        <w:t>坊通过</w:t>
      </w:r>
      <w:proofErr w:type="gramEnd"/>
      <w:r w:rsidR="00CD1322" w:rsidRPr="00DD522B">
        <w:rPr>
          <w:rFonts w:ascii="Times New Roman" w:eastAsia="宋体" w:hAnsi="Times New Roman" w:cs="Times New Roman"/>
          <w:sz w:val="24"/>
          <w:szCs w:val="21"/>
        </w:rPr>
        <w:t>一套图灵完备的脚本语言（</w:t>
      </w:r>
      <w:r w:rsidR="00CD1322" w:rsidRPr="00DD522B">
        <w:rPr>
          <w:rFonts w:ascii="Times New Roman" w:eastAsia="宋体" w:hAnsi="Times New Roman" w:cs="Times New Roman"/>
          <w:sz w:val="24"/>
          <w:szCs w:val="21"/>
        </w:rPr>
        <w:t xml:space="preserve">Ethereum Virtual </w:t>
      </w:r>
      <w:proofErr w:type="spellStart"/>
      <w:r w:rsidR="00CD1322" w:rsidRPr="00DD522B">
        <w:rPr>
          <w:rFonts w:ascii="Times New Roman" w:eastAsia="宋体" w:hAnsi="Times New Roman" w:cs="Times New Roman"/>
          <w:sz w:val="24"/>
          <w:szCs w:val="21"/>
        </w:rPr>
        <w:t>Machinecode</w:t>
      </w:r>
      <w:proofErr w:type="spellEnd"/>
      <w:r w:rsidR="00CD1322" w:rsidRPr="00DD522B">
        <w:rPr>
          <w:rFonts w:ascii="Times New Roman" w:eastAsia="宋体" w:hAnsi="Times New Roman" w:cs="Times New Roman"/>
          <w:sz w:val="24"/>
          <w:szCs w:val="21"/>
        </w:rPr>
        <w:t>，简称</w:t>
      </w:r>
      <w:r w:rsidR="00CD1322" w:rsidRPr="00DD522B">
        <w:rPr>
          <w:rFonts w:ascii="Times New Roman" w:eastAsia="宋体" w:hAnsi="Times New Roman" w:cs="Times New Roman"/>
          <w:sz w:val="24"/>
          <w:szCs w:val="21"/>
        </w:rPr>
        <w:t>EVM</w:t>
      </w:r>
      <w:r w:rsidR="009441E5" w:rsidRPr="00DD522B">
        <w:rPr>
          <w:rFonts w:ascii="Times New Roman" w:eastAsia="宋体" w:hAnsi="Times New Roman" w:cs="Times New Roman"/>
          <w:sz w:val="24"/>
          <w:szCs w:val="21"/>
        </w:rPr>
        <w:t>语言）来建立应用，</w:t>
      </w:r>
      <w:r w:rsidR="009441E5" w:rsidRPr="00DD522B">
        <w:rPr>
          <w:rFonts w:ascii="Times New Roman" w:eastAsia="宋体" w:hAnsi="Times New Roman" w:cs="Times New Roman" w:hint="eastAsia"/>
          <w:sz w:val="24"/>
          <w:szCs w:val="21"/>
        </w:rPr>
        <w:t>这个语言和</w:t>
      </w:r>
      <w:r w:rsidR="00CD1322" w:rsidRPr="00DD522B">
        <w:rPr>
          <w:rFonts w:ascii="Times New Roman" w:eastAsia="宋体" w:hAnsi="Times New Roman" w:cs="Times New Roman"/>
          <w:sz w:val="24"/>
          <w:szCs w:val="21"/>
        </w:rPr>
        <w:t>汇编语言</w:t>
      </w:r>
      <w:r w:rsidR="009441E5" w:rsidRPr="00DD522B">
        <w:rPr>
          <w:rFonts w:ascii="Times New Roman" w:eastAsia="宋体" w:hAnsi="Times New Roman" w:cs="Times New Roman" w:hint="eastAsia"/>
          <w:sz w:val="24"/>
          <w:szCs w:val="21"/>
        </w:rPr>
        <w:t>相似</w:t>
      </w:r>
      <w:r w:rsidR="00CD1322" w:rsidRPr="00DD522B">
        <w:rPr>
          <w:rFonts w:ascii="Times New Roman" w:eastAsia="宋体" w:hAnsi="Times New Roman" w:cs="Times New Roman"/>
          <w:sz w:val="24"/>
          <w:szCs w:val="21"/>
        </w:rPr>
        <w:t>，</w:t>
      </w:r>
      <w:r w:rsidR="009441E5" w:rsidRPr="00DD522B">
        <w:rPr>
          <w:rFonts w:ascii="Times New Roman" w:eastAsia="宋体" w:hAnsi="Times New Roman" w:cs="Times New Roman" w:hint="eastAsia"/>
          <w:sz w:val="24"/>
          <w:szCs w:val="21"/>
        </w:rPr>
        <w:t>但是</w:t>
      </w:r>
      <w:r w:rsidR="00CD1322" w:rsidRPr="00DD522B">
        <w:rPr>
          <w:rFonts w:ascii="Times New Roman" w:eastAsia="宋体" w:hAnsi="Times New Roman" w:cs="Times New Roman"/>
          <w:sz w:val="24"/>
          <w:szCs w:val="21"/>
        </w:rPr>
        <w:t>直接用汇编语言编</w:t>
      </w:r>
      <w:r w:rsidR="009441E5" w:rsidRPr="00DD522B">
        <w:rPr>
          <w:rFonts w:ascii="Times New Roman" w:eastAsia="宋体" w:hAnsi="Times New Roman" w:cs="Times New Roman"/>
          <w:sz w:val="24"/>
          <w:szCs w:val="21"/>
        </w:rPr>
        <w:t>程</w:t>
      </w:r>
      <w:r w:rsidR="009441E5" w:rsidRPr="00DD522B">
        <w:rPr>
          <w:rFonts w:ascii="Times New Roman" w:eastAsia="宋体" w:hAnsi="Times New Roman" w:cs="Times New Roman" w:hint="eastAsia"/>
          <w:sz w:val="24"/>
          <w:szCs w:val="21"/>
        </w:rPr>
        <w:t>很不方便的</w:t>
      </w:r>
      <w:r w:rsidR="009441E5" w:rsidRPr="00DD522B">
        <w:rPr>
          <w:rFonts w:ascii="Times New Roman" w:eastAsia="宋体" w:hAnsi="Times New Roman" w:cs="Times New Roman"/>
          <w:sz w:val="24"/>
          <w:szCs w:val="21"/>
        </w:rPr>
        <w:t>，</w:t>
      </w:r>
      <w:r w:rsidR="009441E5" w:rsidRPr="00DD522B">
        <w:rPr>
          <w:rFonts w:ascii="Times New Roman" w:eastAsia="宋体" w:hAnsi="Times New Roman" w:cs="Times New Roman" w:hint="eastAsia"/>
          <w:sz w:val="24"/>
          <w:szCs w:val="21"/>
        </w:rPr>
        <w:t>所以</w:t>
      </w:r>
      <w:r w:rsidR="009441E5" w:rsidRPr="00DD522B">
        <w:rPr>
          <w:rFonts w:ascii="Times New Roman" w:eastAsia="宋体" w:hAnsi="Times New Roman" w:cs="Times New Roman"/>
          <w:sz w:val="24"/>
          <w:szCs w:val="21"/>
        </w:rPr>
        <w:t>以太坊里的编程不需要</w:t>
      </w:r>
      <w:r w:rsidR="009441E5" w:rsidRPr="00DD522B">
        <w:rPr>
          <w:rFonts w:ascii="Times New Roman" w:eastAsia="宋体" w:hAnsi="Times New Roman" w:cs="Times New Roman" w:hint="eastAsia"/>
          <w:sz w:val="24"/>
          <w:szCs w:val="21"/>
        </w:rPr>
        <w:t>直接地</w:t>
      </w:r>
      <w:r w:rsidR="00CD1322" w:rsidRPr="00DD522B">
        <w:rPr>
          <w:rFonts w:ascii="Times New Roman" w:eastAsia="宋体" w:hAnsi="Times New Roman" w:cs="Times New Roman"/>
          <w:sz w:val="24"/>
          <w:szCs w:val="21"/>
        </w:rPr>
        <w:t>使用</w:t>
      </w:r>
      <w:r w:rsidR="009441E5" w:rsidRPr="00DD522B">
        <w:rPr>
          <w:rFonts w:ascii="Times New Roman" w:eastAsia="宋体" w:hAnsi="Times New Roman" w:cs="Times New Roman" w:hint="eastAsia"/>
          <w:sz w:val="24"/>
          <w:szCs w:val="21"/>
        </w:rPr>
        <w:t>到</w:t>
      </w:r>
      <w:r w:rsidR="00CD1322" w:rsidRPr="00DD522B">
        <w:rPr>
          <w:rFonts w:ascii="Times New Roman" w:eastAsia="宋体" w:hAnsi="Times New Roman" w:cs="Times New Roman"/>
          <w:sz w:val="24"/>
          <w:szCs w:val="21"/>
        </w:rPr>
        <w:t>EVM</w:t>
      </w:r>
      <w:r w:rsidR="00CD1322" w:rsidRPr="00DD522B">
        <w:rPr>
          <w:rFonts w:ascii="Times New Roman" w:eastAsia="宋体" w:hAnsi="Times New Roman" w:cs="Times New Roman"/>
          <w:sz w:val="24"/>
          <w:szCs w:val="21"/>
        </w:rPr>
        <w:t>语言，而是</w:t>
      </w:r>
      <w:r w:rsidR="009441E5" w:rsidRPr="00DD522B">
        <w:rPr>
          <w:rFonts w:ascii="Times New Roman" w:eastAsia="宋体" w:hAnsi="Times New Roman" w:cs="Times New Roman" w:hint="eastAsia"/>
          <w:sz w:val="24"/>
          <w:szCs w:val="21"/>
        </w:rPr>
        <w:t>使用</w:t>
      </w:r>
      <w:r w:rsidR="00CD1322" w:rsidRPr="00DD522B">
        <w:rPr>
          <w:rFonts w:ascii="Times New Roman" w:eastAsia="宋体" w:hAnsi="Times New Roman" w:cs="Times New Roman"/>
          <w:sz w:val="24"/>
          <w:szCs w:val="21"/>
        </w:rPr>
        <w:t>类似</w:t>
      </w:r>
      <w:r w:rsidR="00CD1322" w:rsidRPr="00DD522B">
        <w:rPr>
          <w:rFonts w:ascii="Times New Roman" w:eastAsia="宋体" w:hAnsi="Times New Roman" w:cs="Times New Roman"/>
          <w:sz w:val="24"/>
          <w:szCs w:val="21"/>
        </w:rPr>
        <w:t>C</w:t>
      </w:r>
      <w:r w:rsidR="00CD1322" w:rsidRPr="00DD522B">
        <w:rPr>
          <w:rFonts w:ascii="Times New Roman" w:eastAsia="宋体" w:hAnsi="Times New Roman" w:cs="Times New Roman"/>
          <w:sz w:val="24"/>
          <w:szCs w:val="21"/>
        </w:rPr>
        <w:t>语言、</w:t>
      </w:r>
      <w:r w:rsidR="00CD1322" w:rsidRPr="00DD522B">
        <w:rPr>
          <w:rFonts w:ascii="Times New Roman" w:eastAsia="宋体" w:hAnsi="Times New Roman" w:cs="Times New Roman"/>
          <w:sz w:val="24"/>
          <w:szCs w:val="21"/>
        </w:rPr>
        <w:t>Python</w:t>
      </w:r>
      <w:r w:rsidR="00CD1322" w:rsidRPr="00DD522B">
        <w:rPr>
          <w:rFonts w:ascii="Times New Roman" w:eastAsia="宋体" w:hAnsi="Times New Roman" w:cs="Times New Roman"/>
          <w:sz w:val="24"/>
          <w:szCs w:val="21"/>
        </w:rPr>
        <w:t>等高级语言，</w:t>
      </w:r>
      <w:r w:rsidR="008E5D0C" w:rsidRPr="00DD522B">
        <w:rPr>
          <w:rFonts w:ascii="Times New Roman" w:eastAsia="宋体" w:hAnsi="Times New Roman" w:cs="Times New Roman" w:hint="eastAsia"/>
          <w:sz w:val="24"/>
          <w:szCs w:val="21"/>
        </w:rPr>
        <w:t>然后其</w:t>
      </w:r>
      <w:r w:rsidR="00CD1322" w:rsidRPr="00DD522B">
        <w:rPr>
          <w:rFonts w:ascii="Times New Roman" w:eastAsia="宋体" w:hAnsi="Times New Roman" w:cs="Times New Roman"/>
          <w:sz w:val="24"/>
          <w:szCs w:val="21"/>
        </w:rPr>
        <w:t>再通过</w:t>
      </w:r>
      <w:r w:rsidR="009441E5" w:rsidRPr="00DD522B">
        <w:rPr>
          <w:rFonts w:ascii="Times New Roman" w:eastAsia="宋体" w:hAnsi="Times New Roman" w:cs="Times New Roman" w:hint="eastAsia"/>
          <w:sz w:val="24"/>
          <w:szCs w:val="21"/>
        </w:rPr>
        <w:t>其内置</w:t>
      </w:r>
      <w:r w:rsidR="00CD1322" w:rsidRPr="00DD522B">
        <w:rPr>
          <w:rFonts w:ascii="Times New Roman" w:eastAsia="宋体" w:hAnsi="Times New Roman" w:cs="Times New Roman"/>
          <w:sz w:val="24"/>
          <w:szCs w:val="21"/>
        </w:rPr>
        <w:t>编译器转</w:t>
      </w:r>
      <w:r w:rsidR="009441E5" w:rsidRPr="00DD522B">
        <w:rPr>
          <w:rFonts w:ascii="Times New Roman" w:eastAsia="宋体" w:hAnsi="Times New Roman" w:cs="Times New Roman" w:hint="eastAsia"/>
          <w:sz w:val="24"/>
          <w:szCs w:val="21"/>
        </w:rPr>
        <w:t>换</w:t>
      </w:r>
      <w:r w:rsidR="008E5D0C" w:rsidRPr="00DD522B">
        <w:rPr>
          <w:rFonts w:ascii="Times New Roman" w:eastAsia="宋体" w:hAnsi="Times New Roman" w:cs="Times New Roman" w:hint="eastAsia"/>
          <w:sz w:val="24"/>
          <w:szCs w:val="21"/>
        </w:rPr>
        <w:t>到</w:t>
      </w:r>
      <w:r w:rsidR="00CD1322" w:rsidRPr="00DD522B">
        <w:rPr>
          <w:rFonts w:ascii="Times New Roman" w:eastAsia="宋体" w:hAnsi="Times New Roman" w:cs="Times New Roman"/>
          <w:sz w:val="24"/>
          <w:szCs w:val="21"/>
        </w:rPr>
        <w:t>成</w:t>
      </w:r>
      <w:r w:rsidR="00CD1322" w:rsidRPr="00DD522B">
        <w:rPr>
          <w:rFonts w:ascii="Times New Roman" w:eastAsia="宋体" w:hAnsi="Times New Roman" w:cs="Times New Roman"/>
          <w:sz w:val="24"/>
          <w:szCs w:val="21"/>
        </w:rPr>
        <w:t>EVM</w:t>
      </w:r>
      <w:r w:rsidR="00CD1322" w:rsidRPr="00DD522B">
        <w:rPr>
          <w:rFonts w:ascii="Times New Roman" w:eastAsia="宋体" w:hAnsi="Times New Roman" w:cs="Times New Roman"/>
          <w:sz w:val="24"/>
          <w:szCs w:val="21"/>
        </w:rPr>
        <w:t>语言。</w:t>
      </w:r>
    </w:p>
    <w:p w14:paraId="73F6044D" w14:textId="5841EE3D" w:rsidR="00C44A6C" w:rsidRDefault="00C44A6C" w:rsidP="00C44A6C">
      <w:pPr>
        <w:pStyle w:val="2"/>
        <w:numPr>
          <w:ilvl w:val="1"/>
          <w:numId w:val="5"/>
        </w:numPr>
        <w:rPr>
          <w:rFonts w:ascii="Times New Roman" w:eastAsia="黑体" w:hAnsi="Times New Roman" w:cs="Times New Roman"/>
          <w:b w:val="0"/>
          <w:bCs w:val="0"/>
          <w:sz w:val="30"/>
          <w:szCs w:val="20"/>
        </w:rPr>
      </w:pPr>
      <w:bookmarkStart w:id="66" w:name="_Toc6996082"/>
      <w:r>
        <w:rPr>
          <w:rFonts w:ascii="Times New Roman" w:eastAsia="黑体" w:hAnsi="Times New Roman" w:cs="Times New Roman" w:hint="eastAsia"/>
          <w:b w:val="0"/>
          <w:bCs w:val="0"/>
          <w:sz w:val="30"/>
          <w:szCs w:val="20"/>
        </w:rPr>
        <w:t>本章小节</w:t>
      </w:r>
      <w:bookmarkEnd w:id="66"/>
    </w:p>
    <w:p w14:paraId="745D8D06" w14:textId="0939133A" w:rsidR="00C44A6C" w:rsidRPr="00E77291" w:rsidRDefault="00C44A6C" w:rsidP="00DD522B">
      <w:pPr>
        <w:spacing w:line="300" w:lineRule="auto"/>
        <w:ind w:firstLine="475"/>
        <w:rPr>
          <w:rFonts w:ascii="Times New Roman" w:eastAsia="宋体" w:hAnsi="Times New Roman" w:cs="Times New Roman"/>
          <w:color w:val="FF0000"/>
          <w:sz w:val="24"/>
          <w:szCs w:val="21"/>
          <w:rPrChange w:id="67" w:author="sszhu" w:date="2019-04-26T06:58:00Z">
            <w:rPr>
              <w:rFonts w:ascii="Times New Roman" w:eastAsia="宋体" w:hAnsi="Times New Roman" w:cs="Times New Roman"/>
              <w:sz w:val="24"/>
              <w:szCs w:val="21"/>
            </w:rPr>
          </w:rPrChange>
        </w:rPr>
      </w:pPr>
      <w:r w:rsidRPr="00DD522B">
        <w:rPr>
          <w:rFonts w:ascii="Times New Roman" w:eastAsia="宋体" w:hAnsi="Times New Roman" w:cs="Times New Roman" w:hint="eastAsia"/>
          <w:sz w:val="24"/>
          <w:szCs w:val="21"/>
        </w:rPr>
        <w:t>本章节主要讲述了医疗数据共享和隐私保护模型设计所涉及的相关理论知识和技术理论</w:t>
      </w:r>
      <w:r w:rsidR="003B6DA6" w:rsidRPr="00DD522B">
        <w:rPr>
          <w:rFonts w:ascii="Times New Roman" w:eastAsia="宋体" w:hAnsi="Times New Roman" w:cs="Times New Roman" w:hint="eastAsia"/>
          <w:sz w:val="24"/>
          <w:szCs w:val="21"/>
        </w:rPr>
        <w:t>，大致说明了以太</w:t>
      </w:r>
      <w:proofErr w:type="gramStart"/>
      <w:r w:rsidR="003B6DA6" w:rsidRPr="00DD522B">
        <w:rPr>
          <w:rFonts w:ascii="Times New Roman" w:eastAsia="宋体" w:hAnsi="Times New Roman" w:cs="Times New Roman" w:hint="eastAsia"/>
          <w:sz w:val="24"/>
          <w:szCs w:val="21"/>
        </w:rPr>
        <w:t>坊提供</w:t>
      </w:r>
      <w:proofErr w:type="gramEnd"/>
      <w:r w:rsidR="003B6DA6" w:rsidRPr="00DD522B">
        <w:rPr>
          <w:rFonts w:ascii="Times New Roman" w:eastAsia="宋体" w:hAnsi="Times New Roman" w:cs="Times New Roman" w:hint="eastAsia"/>
          <w:sz w:val="24"/>
          <w:szCs w:val="21"/>
        </w:rPr>
        <w:t>的服务背后所利用到的技术，以及区块链的工作原理和主要关键技术。</w:t>
      </w:r>
      <w:ins w:id="68" w:author="sszhu" w:date="2019-04-26T06:55:00Z">
        <w:r w:rsidR="00E77291" w:rsidRPr="00E77291">
          <w:rPr>
            <w:rFonts w:ascii="Times New Roman" w:eastAsia="宋体" w:hAnsi="Times New Roman" w:cs="Times New Roman" w:hint="eastAsia"/>
            <w:color w:val="FF0000"/>
            <w:sz w:val="24"/>
            <w:szCs w:val="21"/>
            <w:highlight w:val="yellow"/>
            <w:rPrChange w:id="69" w:author="sszhu" w:date="2019-04-26T06:58:00Z">
              <w:rPr>
                <w:rFonts w:ascii="Times New Roman" w:eastAsia="宋体" w:hAnsi="Times New Roman" w:cs="Times New Roman" w:hint="eastAsia"/>
                <w:sz w:val="24"/>
                <w:szCs w:val="21"/>
              </w:rPr>
            </w:rPrChange>
          </w:rPr>
          <w:t>（上面</w:t>
        </w:r>
        <w:proofErr w:type="gramStart"/>
        <w:r w:rsidR="00E77291" w:rsidRPr="00E77291">
          <w:rPr>
            <w:rFonts w:ascii="Times New Roman" w:eastAsia="宋体" w:hAnsi="Times New Roman" w:cs="Times New Roman" w:hint="eastAsia"/>
            <w:color w:val="FF0000"/>
            <w:sz w:val="24"/>
            <w:szCs w:val="21"/>
            <w:highlight w:val="yellow"/>
            <w:rPrChange w:id="70" w:author="sszhu" w:date="2019-04-26T06:58:00Z">
              <w:rPr>
                <w:rFonts w:ascii="Times New Roman" w:eastAsia="宋体" w:hAnsi="Times New Roman" w:cs="Times New Roman" w:hint="eastAsia"/>
                <w:sz w:val="24"/>
                <w:szCs w:val="21"/>
              </w:rPr>
            </w:rPrChange>
          </w:rPr>
          <w:t>技术</w:t>
        </w:r>
      </w:ins>
      <w:ins w:id="71" w:author="sszhu" w:date="2019-04-26T06:56:00Z">
        <w:r w:rsidR="00E77291" w:rsidRPr="00E77291">
          <w:rPr>
            <w:rFonts w:ascii="Times New Roman" w:eastAsia="宋体" w:hAnsi="Times New Roman" w:cs="Times New Roman" w:hint="eastAsia"/>
            <w:color w:val="FF0000"/>
            <w:sz w:val="24"/>
            <w:szCs w:val="21"/>
            <w:highlight w:val="yellow"/>
            <w:rPrChange w:id="72" w:author="sszhu" w:date="2019-04-26T06:58:00Z">
              <w:rPr>
                <w:rFonts w:ascii="Times New Roman" w:eastAsia="宋体" w:hAnsi="Times New Roman" w:cs="Times New Roman" w:hint="eastAsia"/>
                <w:sz w:val="24"/>
                <w:szCs w:val="21"/>
              </w:rPr>
            </w:rPrChange>
          </w:rPr>
          <w:t>技术</w:t>
        </w:r>
        <w:proofErr w:type="gramEnd"/>
        <w:r w:rsidR="00E77291" w:rsidRPr="00E77291">
          <w:rPr>
            <w:rFonts w:ascii="Times New Roman" w:eastAsia="宋体" w:hAnsi="Times New Roman" w:cs="Times New Roman" w:hint="eastAsia"/>
            <w:color w:val="FF0000"/>
            <w:sz w:val="24"/>
            <w:szCs w:val="21"/>
            <w:highlight w:val="yellow"/>
            <w:rPrChange w:id="73" w:author="sszhu" w:date="2019-04-26T06:58:00Z">
              <w:rPr>
                <w:rFonts w:ascii="Times New Roman" w:eastAsia="宋体" w:hAnsi="Times New Roman" w:cs="Times New Roman" w:hint="eastAsia"/>
                <w:sz w:val="24"/>
                <w:szCs w:val="21"/>
              </w:rPr>
            </w:rPrChange>
          </w:rPr>
          <w:t>介绍与叙述最好能在其中加入</w:t>
        </w:r>
        <w:r w:rsidR="00E77291" w:rsidRPr="00E77291">
          <w:rPr>
            <w:rFonts w:ascii="Times New Roman" w:eastAsia="宋体" w:hAnsi="Times New Roman" w:cs="Times New Roman" w:hint="eastAsia"/>
            <w:color w:val="FF0000"/>
            <w:sz w:val="24"/>
            <w:szCs w:val="21"/>
            <w:highlight w:val="yellow"/>
            <w:rPrChange w:id="74" w:author="sszhu" w:date="2019-04-26T06:58:00Z">
              <w:rPr>
                <w:rFonts w:ascii="Times New Roman" w:eastAsia="宋体" w:hAnsi="Times New Roman" w:cs="Times New Roman" w:hint="eastAsia"/>
                <w:sz w:val="24"/>
                <w:szCs w:val="21"/>
              </w:rPr>
            </w:rPrChange>
          </w:rPr>
          <w:lastRenderedPageBreak/>
          <w:t>以下诸如。。。。本系统采用该技术。。。或本</w:t>
        </w:r>
      </w:ins>
      <w:ins w:id="75" w:author="sszhu" w:date="2019-04-26T06:57:00Z">
        <w:r w:rsidR="00E77291" w:rsidRPr="00E77291">
          <w:rPr>
            <w:rFonts w:ascii="Times New Roman" w:eastAsia="宋体" w:hAnsi="Times New Roman" w:cs="Times New Roman" w:hint="eastAsia"/>
            <w:color w:val="FF0000"/>
            <w:sz w:val="24"/>
            <w:szCs w:val="21"/>
            <w:highlight w:val="yellow"/>
            <w:rPrChange w:id="76" w:author="sszhu" w:date="2019-04-26T06:58:00Z">
              <w:rPr>
                <w:rFonts w:ascii="Times New Roman" w:eastAsia="宋体" w:hAnsi="Times New Roman" w:cs="Times New Roman" w:hint="eastAsia"/>
                <w:sz w:val="24"/>
                <w:szCs w:val="21"/>
              </w:rPr>
            </w:rPrChange>
          </w:rPr>
          <w:t>系统在该技术上做了。。改进应用。。。等等，总之，让审阅老师觉得这些内容有一定的相关</w:t>
        </w:r>
      </w:ins>
      <w:ins w:id="77" w:author="sszhu" w:date="2019-04-26T06:58:00Z">
        <w:r w:rsidR="00E77291" w:rsidRPr="00E77291">
          <w:rPr>
            <w:rFonts w:ascii="Times New Roman" w:eastAsia="宋体" w:hAnsi="Times New Roman" w:cs="Times New Roman" w:hint="eastAsia"/>
            <w:color w:val="FF0000"/>
            <w:sz w:val="24"/>
            <w:szCs w:val="21"/>
            <w:highlight w:val="yellow"/>
            <w:rPrChange w:id="78" w:author="sszhu" w:date="2019-04-26T06:58:00Z">
              <w:rPr>
                <w:rFonts w:ascii="Times New Roman" w:eastAsia="宋体" w:hAnsi="Times New Roman" w:cs="Times New Roman" w:hint="eastAsia"/>
                <w:sz w:val="24"/>
                <w:szCs w:val="21"/>
              </w:rPr>
            </w:rPrChange>
          </w:rPr>
          <w:t>性而不是毫无关系的堆写。</w:t>
        </w:r>
      </w:ins>
      <w:ins w:id="79" w:author="sszhu" w:date="2019-04-26T06:55:00Z">
        <w:r w:rsidR="00E77291" w:rsidRPr="00E77291">
          <w:rPr>
            <w:rFonts w:ascii="Times New Roman" w:eastAsia="宋体" w:hAnsi="Times New Roman" w:cs="Times New Roman" w:hint="eastAsia"/>
            <w:color w:val="FF0000"/>
            <w:sz w:val="24"/>
            <w:szCs w:val="21"/>
            <w:highlight w:val="yellow"/>
            <w:rPrChange w:id="80" w:author="sszhu" w:date="2019-04-26T06:58:00Z">
              <w:rPr>
                <w:rFonts w:ascii="Times New Roman" w:eastAsia="宋体" w:hAnsi="Times New Roman" w:cs="Times New Roman" w:hint="eastAsia"/>
                <w:sz w:val="24"/>
                <w:szCs w:val="21"/>
              </w:rPr>
            </w:rPrChange>
          </w:rPr>
          <w:t>）</w:t>
        </w:r>
      </w:ins>
    </w:p>
    <w:p w14:paraId="1453F54B" w14:textId="77777777" w:rsidR="00C44A6C" w:rsidRPr="00CD1322" w:rsidRDefault="00C44A6C" w:rsidP="00F572CA"/>
    <w:p w14:paraId="0C4A41FD" w14:textId="4117D3B2" w:rsidR="00483CE4" w:rsidRDefault="001B0FEC" w:rsidP="0091445C">
      <w:pPr>
        <w:pStyle w:val="1"/>
        <w:numPr>
          <w:ilvl w:val="0"/>
          <w:numId w:val="9"/>
        </w:numPr>
        <w:jc w:val="center"/>
        <w:rPr>
          <w:ins w:id="81" w:author="sszhu" w:date="2019-04-26T07:16:00Z"/>
          <w:sz w:val="32"/>
          <w:szCs w:val="32"/>
        </w:rPr>
        <w:pPrChange w:id="82" w:author="sszhu" w:date="2019-04-26T07:16:00Z">
          <w:pPr>
            <w:pStyle w:val="1"/>
            <w:jc w:val="center"/>
          </w:pPr>
        </w:pPrChange>
      </w:pPr>
      <w:bookmarkStart w:id="83" w:name="_Toc6996083"/>
      <w:del w:id="84" w:author="sszhu" w:date="2019-04-26T07:16:00Z">
        <w:r w:rsidDel="0091445C">
          <w:rPr>
            <w:rFonts w:hint="eastAsia"/>
            <w:sz w:val="32"/>
            <w:szCs w:val="32"/>
          </w:rPr>
          <w:delText>3</w:delText>
        </w:r>
      </w:del>
      <w:r w:rsidR="008224AF">
        <w:rPr>
          <w:rFonts w:hint="eastAsia"/>
          <w:sz w:val="32"/>
          <w:szCs w:val="32"/>
        </w:rPr>
        <w:t>基于区块链</w:t>
      </w:r>
      <w:r>
        <w:rPr>
          <w:rFonts w:hint="eastAsia"/>
          <w:sz w:val="32"/>
          <w:szCs w:val="32"/>
        </w:rPr>
        <w:t>分布式存储系统在医疗系统上的应用方案</w:t>
      </w:r>
      <w:bookmarkEnd w:id="83"/>
    </w:p>
    <w:p w14:paraId="17CAFB0E" w14:textId="398B23E8" w:rsidR="0091445C" w:rsidRPr="004324CE" w:rsidRDefault="0091445C" w:rsidP="0091445C">
      <w:pPr>
        <w:pStyle w:val="2"/>
        <w:ind w:left="720"/>
        <w:rPr>
          <w:ins w:id="85" w:author="sszhu" w:date="2019-04-26T07:16:00Z"/>
          <w:rFonts w:ascii="Times New Roman" w:eastAsia="黑体" w:hAnsi="Times New Roman" w:cs="Times New Roman"/>
          <w:b w:val="0"/>
          <w:bCs w:val="0"/>
          <w:color w:val="FF0000"/>
          <w:sz w:val="30"/>
          <w:szCs w:val="20"/>
          <w:highlight w:val="yellow"/>
        </w:rPr>
        <w:pPrChange w:id="86" w:author="sszhu" w:date="2019-04-26T07:16:00Z">
          <w:pPr>
            <w:pStyle w:val="2"/>
            <w:numPr>
              <w:ilvl w:val="1"/>
              <w:numId w:val="9"/>
            </w:numPr>
            <w:ind w:left="720" w:hanging="720"/>
          </w:pPr>
        </w:pPrChange>
      </w:pPr>
      <w:ins w:id="87" w:author="sszhu" w:date="2019-04-26T07:16:00Z">
        <w:r w:rsidRPr="004324CE">
          <w:rPr>
            <w:rFonts w:ascii="Times New Roman" w:eastAsia="黑体" w:hAnsi="Times New Roman" w:cs="Times New Roman" w:hint="eastAsia"/>
            <w:b w:val="0"/>
            <w:bCs w:val="0"/>
            <w:color w:val="FF0000"/>
            <w:sz w:val="30"/>
            <w:szCs w:val="20"/>
            <w:highlight w:val="yellow"/>
          </w:rPr>
          <w:t>（内容都是平淡的文字叙述，给人感觉这些内容似乎</w:t>
        </w:r>
        <w:r w:rsidR="00C84D76">
          <w:rPr>
            <w:rFonts w:ascii="Times New Roman" w:eastAsia="黑体" w:hAnsi="Times New Roman" w:cs="Times New Roman" w:hint="eastAsia"/>
            <w:b w:val="0"/>
            <w:bCs w:val="0"/>
            <w:color w:val="FF0000"/>
            <w:sz w:val="30"/>
            <w:szCs w:val="20"/>
            <w:highlight w:val="yellow"/>
          </w:rPr>
          <w:t>是你的</w:t>
        </w:r>
        <w:r w:rsidRPr="004324CE">
          <w:rPr>
            <w:rFonts w:ascii="Times New Roman" w:eastAsia="黑体" w:hAnsi="Times New Roman" w:cs="Times New Roman" w:hint="eastAsia"/>
            <w:b w:val="0"/>
            <w:bCs w:val="0"/>
            <w:color w:val="FF0000"/>
            <w:sz w:val="30"/>
            <w:szCs w:val="20"/>
            <w:highlight w:val="yellow"/>
          </w:rPr>
          <w:t>又不是你的，似乎在叙述别人的理论，要把你自己做的工作或提出的东西明确一些地</w:t>
        </w:r>
      </w:ins>
      <w:ins w:id="88" w:author="sszhu" w:date="2019-04-26T07:17:00Z">
        <w:r w:rsidR="008B584A">
          <w:rPr>
            <w:rFonts w:ascii="Times New Roman" w:eastAsia="黑体" w:hAnsi="Times New Roman" w:cs="Times New Roman" w:hint="eastAsia"/>
            <w:b w:val="0"/>
            <w:bCs w:val="0"/>
            <w:color w:val="FF0000"/>
            <w:sz w:val="30"/>
            <w:szCs w:val="20"/>
            <w:highlight w:val="yellow"/>
          </w:rPr>
          <w:t>或自信地</w:t>
        </w:r>
      </w:ins>
      <w:ins w:id="89" w:author="sszhu" w:date="2019-04-26T07:16:00Z">
        <w:r w:rsidRPr="004324CE">
          <w:rPr>
            <w:rFonts w:ascii="Times New Roman" w:eastAsia="黑体" w:hAnsi="Times New Roman" w:cs="Times New Roman" w:hint="eastAsia"/>
            <w:b w:val="0"/>
            <w:bCs w:val="0"/>
            <w:color w:val="FF0000"/>
            <w:sz w:val="30"/>
            <w:szCs w:val="20"/>
            <w:highlight w:val="yellow"/>
          </w:rPr>
          <w:t>表述出来，表述清楚）</w:t>
        </w:r>
      </w:ins>
    </w:p>
    <w:p w14:paraId="053E8034" w14:textId="77777777" w:rsidR="0091445C" w:rsidRPr="0091445C" w:rsidRDefault="0091445C" w:rsidP="0091445C">
      <w:pPr>
        <w:pStyle w:val="a4"/>
        <w:ind w:left="380" w:firstLineChars="0" w:firstLine="0"/>
        <w:rPr>
          <w:rFonts w:hint="eastAsia"/>
          <w:rPrChange w:id="90" w:author="sszhu" w:date="2019-04-26T07:16:00Z">
            <w:rPr>
              <w:sz w:val="32"/>
              <w:szCs w:val="32"/>
            </w:rPr>
          </w:rPrChange>
        </w:rPr>
        <w:pPrChange w:id="91" w:author="sszhu" w:date="2019-04-26T07:16:00Z">
          <w:pPr>
            <w:pStyle w:val="1"/>
            <w:jc w:val="center"/>
          </w:pPr>
        </w:pPrChange>
      </w:pPr>
    </w:p>
    <w:p w14:paraId="28242DDF" w14:textId="4AACEE6B" w:rsidR="001A4E2B" w:rsidRDefault="008D600D" w:rsidP="001A4E2B">
      <w:pPr>
        <w:pStyle w:val="2"/>
        <w:numPr>
          <w:ilvl w:val="1"/>
          <w:numId w:val="9"/>
        </w:numPr>
        <w:rPr>
          <w:rFonts w:ascii="Times New Roman" w:eastAsia="黑体" w:hAnsi="Times New Roman" w:cs="Times New Roman"/>
          <w:b w:val="0"/>
          <w:bCs w:val="0"/>
          <w:sz w:val="30"/>
          <w:szCs w:val="20"/>
        </w:rPr>
      </w:pPr>
      <w:bookmarkStart w:id="92" w:name="_Toc6996084"/>
      <w:r>
        <w:rPr>
          <w:rFonts w:ascii="Times New Roman" w:eastAsia="黑体" w:hAnsi="Times New Roman" w:cs="Times New Roman" w:hint="eastAsia"/>
          <w:b w:val="0"/>
          <w:bCs w:val="0"/>
          <w:sz w:val="30"/>
          <w:szCs w:val="20"/>
        </w:rPr>
        <w:t>研究目的和研究内容</w:t>
      </w:r>
      <w:bookmarkEnd w:id="92"/>
    </w:p>
    <w:p w14:paraId="53B29506" w14:textId="635ED6AB" w:rsidR="003023AB" w:rsidRPr="00DD522B" w:rsidRDefault="0008759C"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区块链技术可以保护患者的隐私，</w:t>
      </w:r>
      <w:r w:rsidRPr="00DD522B">
        <w:rPr>
          <w:rFonts w:ascii="Times New Roman" w:eastAsia="宋体" w:hAnsi="Times New Roman" w:cs="Times New Roman" w:hint="eastAsia"/>
          <w:sz w:val="24"/>
          <w:szCs w:val="21"/>
        </w:rPr>
        <w:t>防止</w:t>
      </w:r>
      <w:r w:rsidRPr="00DD522B">
        <w:rPr>
          <w:rFonts w:ascii="Times New Roman" w:eastAsia="宋体" w:hAnsi="Times New Roman" w:cs="Times New Roman"/>
          <w:sz w:val="24"/>
          <w:szCs w:val="21"/>
        </w:rPr>
        <w:t>患者的病</w:t>
      </w:r>
      <w:r w:rsidRPr="00DD522B">
        <w:rPr>
          <w:rFonts w:ascii="Times New Roman" w:eastAsia="宋体" w:hAnsi="Times New Roman" w:cs="Times New Roman" w:hint="eastAsia"/>
          <w:sz w:val="24"/>
          <w:szCs w:val="21"/>
        </w:rPr>
        <w:t>历被</w:t>
      </w:r>
      <w:r w:rsidRPr="00DD522B">
        <w:rPr>
          <w:rFonts w:ascii="Times New Roman" w:eastAsia="宋体" w:hAnsi="Times New Roman" w:cs="Times New Roman"/>
          <w:sz w:val="24"/>
          <w:szCs w:val="21"/>
        </w:rPr>
        <w:t>泄露，</w:t>
      </w:r>
      <w:r w:rsidRPr="00DD522B">
        <w:rPr>
          <w:rFonts w:ascii="Times New Roman" w:eastAsia="宋体" w:hAnsi="Times New Roman" w:cs="Times New Roman" w:hint="eastAsia"/>
          <w:sz w:val="24"/>
          <w:szCs w:val="21"/>
        </w:rPr>
        <w:t>把</w:t>
      </w:r>
      <w:r w:rsidRPr="00DD522B">
        <w:rPr>
          <w:rFonts w:ascii="Times New Roman" w:eastAsia="宋体" w:hAnsi="Times New Roman" w:cs="Times New Roman"/>
          <w:sz w:val="24"/>
          <w:szCs w:val="21"/>
        </w:rPr>
        <w:t>患者的</w:t>
      </w:r>
      <w:r w:rsidRPr="00DD522B">
        <w:rPr>
          <w:rFonts w:ascii="Times New Roman" w:eastAsia="宋体" w:hAnsi="Times New Roman" w:cs="Times New Roman" w:hint="eastAsia"/>
          <w:sz w:val="24"/>
          <w:szCs w:val="21"/>
        </w:rPr>
        <w:t>隐私</w:t>
      </w:r>
      <w:r w:rsidRPr="00DD522B">
        <w:rPr>
          <w:rFonts w:ascii="Times New Roman" w:eastAsia="宋体" w:hAnsi="Times New Roman" w:cs="Times New Roman"/>
          <w:sz w:val="24"/>
          <w:szCs w:val="21"/>
        </w:rPr>
        <w:t>信息记录在区块链上，</w:t>
      </w:r>
      <w:r w:rsidRPr="00DD522B">
        <w:rPr>
          <w:rFonts w:ascii="Times New Roman" w:eastAsia="宋体" w:hAnsi="Times New Roman" w:cs="Times New Roman" w:hint="eastAsia"/>
          <w:sz w:val="24"/>
          <w:szCs w:val="21"/>
        </w:rPr>
        <w:t>结合</w:t>
      </w:r>
      <w:r w:rsidRPr="00DD522B">
        <w:rPr>
          <w:rFonts w:ascii="Times New Roman" w:eastAsia="宋体" w:hAnsi="Times New Roman" w:cs="Times New Roman"/>
          <w:sz w:val="24"/>
          <w:szCs w:val="21"/>
        </w:rPr>
        <w:t>利用加密技术保护患者的</w:t>
      </w:r>
      <w:r w:rsidRPr="00DD522B">
        <w:rPr>
          <w:rFonts w:ascii="Times New Roman" w:eastAsia="宋体" w:hAnsi="Times New Roman" w:cs="Times New Roman" w:hint="eastAsia"/>
          <w:sz w:val="24"/>
          <w:szCs w:val="21"/>
        </w:rPr>
        <w:t>隐私</w:t>
      </w:r>
      <w:r w:rsidRPr="00DD522B">
        <w:rPr>
          <w:rFonts w:ascii="Times New Roman" w:eastAsia="宋体" w:hAnsi="Times New Roman" w:cs="Times New Roman"/>
          <w:sz w:val="24"/>
          <w:szCs w:val="21"/>
        </w:rPr>
        <w:t>信息。</w:t>
      </w:r>
      <w:r w:rsidRPr="00DD522B">
        <w:rPr>
          <w:rFonts w:ascii="Times New Roman" w:eastAsia="宋体" w:hAnsi="Times New Roman" w:cs="Times New Roman" w:hint="eastAsia"/>
          <w:sz w:val="24"/>
          <w:szCs w:val="21"/>
        </w:rPr>
        <w:t>这也</w:t>
      </w:r>
      <w:r w:rsidRPr="00DD522B">
        <w:rPr>
          <w:rFonts w:ascii="Times New Roman" w:eastAsia="宋体" w:hAnsi="Times New Roman" w:cs="Times New Roman"/>
          <w:sz w:val="24"/>
          <w:szCs w:val="21"/>
        </w:rPr>
        <w:t>可以帮助医生更好</w:t>
      </w:r>
      <w:r w:rsidRPr="00DD522B">
        <w:rPr>
          <w:rFonts w:ascii="Times New Roman" w:eastAsia="宋体" w:hAnsi="Times New Roman" w:cs="Times New Roman" w:hint="eastAsia"/>
          <w:sz w:val="24"/>
          <w:szCs w:val="21"/>
        </w:rPr>
        <w:t>地</w:t>
      </w:r>
      <w:r w:rsidRPr="00DD522B">
        <w:rPr>
          <w:rFonts w:ascii="Times New Roman" w:eastAsia="宋体" w:hAnsi="Times New Roman" w:cs="Times New Roman"/>
          <w:sz w:val="24"/>
          <w:szCs w:val="21"/>
        </w:rPr>
        <w:t>观察患者的病情，区块链</w:t>
      </w:r>
      <w:r w:rsidRPr="00DD522B">
        <w:rPr>
          <w:rFonts w:ascii="Times New Roman" w:eastAsia="宋体" w:hAnsi="Times New Roman" w:cs="Times New Roman" w:hint="eastAsia"/>
          <w:sz w:val="24"/>
          <w:szCs w:val="21"/>
        </w:rPr>
        <w:t>可以</w:t>
      </w:r>
      <w:r w:rsidRPr="00DD522B">
        <w:rPr>
          <w:rFonts w:ascii="Times New Roman" w:eastAsia="宋体" w:hAnsi="Times New Roman" w:cs="Times New Roman"/>
          <w:sz w:val="24"/>
          <w:szCs w:val="21"/>
        </w:rPr>
        <w:t>实现资产全生命周期的完整记录，当资产流经整个供应链时，无论是患者</w:t>
      </w:r>
      <w:r w:rsidR="00995F16" w:rsidRPr="00DD522B">
        <w:rPr>
          <w:rFonts w:ascii="Times New Roman" w:eastAsia="宋体" w:hAnsi="Times New Roman" w:cs="Times New Roman" w:hint="eastAsia"/>
          <w:sz w:val="24"/>
          <w:szCs w:val="21"/>
        </w:rPr>
        <w:t>的</w:t>
      </w:r>
      <w:r w:rsidRPr="00DD522B">
        <w:rPr>
          <w:rFonts w:ascii="Times New Roman" w:eastAsia="宋体" w:hAnsi="Times New Roman" w:cs="Times New Roman"/>
          <w:sz w:val="24"/>
          <w:szCs w:val="21"/>
        </w:rPr>
        <w:t>健康记录</w:t>
      </w:r>
      <w:r w:rsidR="00995F16" w:rsidRPr="00DD522B">
        <w:rPr>
          <w:rFonts w:ascii="Times New Roman" w:eastAsia="宋体" w:hAnsi="Times New Roman" w:cs="Times New Roman" w:hint="eastAsia"/>
          <w:sz w:val="24"/>
          <w:szCs w:val="21"/>
        </w:rPr>
        <w:t>、患病史</w:t>
      </w:r>
      <w:r w:rsidR="00995F16" w:rsidRPr="00DD522B">
        <w:rPr>
          <w:rFonts w:ascii="Times New Roman" w:eastAsia="宋体" w:hAnsi="Times New Roman" w:cs="Times New Roman"/>
          <w:sz w:val="24"/>
          <w:szCs w:val="21"/>
        </w:rPr>
        <w:t>，</w:t>
      </w:r>
      <w:r w:rsidR="00283838" w:rsidRPr="00DD522B">
        <w:rPr>
          <w:rFonts w:ascii="Times New Roman" w:eastAsia="宋体" w:hAnsi="Times New Roman" w:cs="Times New Roman" w:hint="eastAsia"/>
          <w:sz w:val="24"/>
          <w:szCs w:val="21"/>
        </w:rPr>
        <w:t>又</w:t>
      </w:r>
      <w:r w:rsidR="00995F16" w:rsidRPr="00DD522B">
        <w:rPr>
          <w:rFonts w:ascii="Times New Roman" w:eastAsia="宋体" w:hAnsi="Times New Roman" w:cs="Times New Roman" w:hint="eastAsia"/>
          <w:sz w:val="24"/>
          <w:szCs w:val="21"/>
        </w:rPr>
        <w:t>或</w:t>
      </w:r>
      <w:r w:rsidR="00995F16" w:rsidRPr="00DD522B">
        <w:rPr>
          <w:rFonts w:ascii="Times New Roman" w:eastAsia="宋体" w:hAnsi="Times New Roman" w:cs="Times New Roman"/>
          <w:sz w:val="24"/>
          <w:szCs w:val="21"/>
        </w:rPr>
        <w:t>是一瓶药，</w:t>
      </w:r>
      <w:r w:rsidRPr="00DD522B">
        <w:rPr>
          <w:rFonts w:ascii="Times New Roman" w:eastAsia="宋体" w:hAnsi="Times New Roman" w:cs="Times New Roman"/>
          <w:sz w:val="24"/>
          <w:szCs w:val="21"/>
        </w:rPr>
        <w:t>所有记录</w:t>
      </w:r>
      <w:r w:rsidR="00995F16" w:rsidRPr="00DD522B">
        <w:rPr>
          <w:rFonts w:ascii="Times New Roman" w:eastAsia="宋体" w:hAnsi="Times New Roman" w:cs="Times New Roman" w:hint="eastAsia"/>
          <w:sz w:val="24"/>
          <w:szCs w:val="21"/>
        </w:rPr>
        <w:t>都</w:t>
      </w:r>
      <w:r w:rsidRPr="00DD522B">
        <w:rPr>
          <w:rFonts w:ascii="Times New Roman" w:eastAsia="宋体" w:hAnsi="Times New Roman" w:cs="Times New Roman"/>
          <w:sz w:val="24"/>
          <w:szCs w:val="21"/>
        </w:rPr>
        <w:t>清晰可见。</w:t>
      </w:r>
    </w:p>
    <w:p w14:paraId="005D608B" w14:textId="6EB87824" w:rsidR="008224AF" w:rsidRPr="00DD522B" w:rsidRDefault="008224AF"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本论文主要针对</w:t>
      </w:r>
      <w:r w:rsidRPr="00DD522B">
        <w:rPr>
          <w:rFonts w:ascii="Times New Roman" w:eastAsia="宋体" w:hAnsi="Times New Roman" w:cs="Times New Roman"/>
          <w:sz w:val="24"/>
          <w:szCs w:val="21"/>
        </w:rPr>
        <w:t>基于区块链分布式存储系统在医疗系统</w:t>
      </w:r>
      <w:r w:rsidRPr="00DD522B">
        <w:rPr>
          <w:rFonts w:ascii="Times New Roman" w:eastAsia="宋体" w:hAnsi="Times New Roman" w:cs="Times New Roman" w:hint="eastAsia"/>
          <w:sz w:val="24"/>
          <w:szCs w:val="21"/>
        </w:rPr>
        <w:t>上的应用模型进行研究，主要</w:t>
      </w:r>
      <w:r w:rsidR="006E4472" w:rsidRPr="00DD522B">
        <w:rPr>
          <w:rFonts w:ascii="Times New Roman" w:eastAsia="宋体" w:hAnsi="Times New Roman" w:cs="Times New Roman" w:hint="eastAsia"/>
          <w:sz w:val="24"/>
          <w:szCs w:val="21"/>
        </w:rPr>
        <w:t>对现有医疗系统的整体和诊治流程的各个子系统进行必要的了解</w:t>
      </w:r>
      <w:r w:rsidR="002952A4" w:rsidRPr="00DD522B">
        <w:rPr>
          <w:rFonts w:ascii="Times New Roman" w:eastAsia="宋体" w:hAnsi="Times New Roman" w:cs="Times New Roman" w:hint="eastAsia"/>
          <w:sz w:val="24"/>
          <w:szCs w:val="21"/>
        </w:rPr>
        <w:t>，对医疗系统中诊治流程的子系统进行重新设计</w:t>
      </w:r>
      <w:r w:rsidR="006E4472" w:rsidRPr="00DD522B">
        <w:rPr>
          <w:rFonts w:ascii="Times New Roman" w:eastAsia="宋体" w:hAnsi="Times New Roman" w:cs="Times New Roman" w:hint="eastAsia"/>
          <w:sz w:val="24"/>
          <w:szCs w:val="21"/>
        </w:rPr>
        <w:t>，</w:t>
      </w:r>
      <w:r w:rsidR="00FA390E" w:rsidRPr="00DD522B">
        <w:rPr>
          <w:rFonts w:ascii="Times New Roman" w:eastAsia="宋体" w:hAnsi="Times New Roman" w:cs="Times New Roman" w:hint="eastAsia"/>
          <w:sz w:val="24"/>
          <w:szCs w:val="21"/>
        </w:rPr>
        <w:t>系统应该包含</w:t>
      </w:r>
      <w:r w:rsidR="0037475B" w:rsidRPr="00DD522B">
        <w:rPr>
          <w:rFonts w:ascii="Times New Roman" w:eastAsia="宋体" w:hAnsi="Times New Roman" w:cs="Times New Roman" w:hint="eastAsia"/>
          <w:sz w:val="24"/>
          <w:szCs w:val="21"/>
        </w:rPr>
        <w:t>患者授权病历</w:t>
      </w:r>
      <w:r w:rsidR="00A156BC" w:rsidRPr="00DD522B">
        <w:rPr>
          <w:rFonts w:ascii="Times New Roman" w:eastAsia="宋体" w:hAnsi="Times New Roman" w:cs="Times New Roman" w:hint="eastAsia"/>
          <w:sz w:val="24"/>
          <w:szCs w:val="21"/>
        </w:rPr>
        <w:t>予指定医院</w:t>
      </w:r>
      <w:r w:rsidR="0037475B" w:rsidRPr="00DD522B">
        <w:rPr>
          <w:rFonts w:ascii="Times New Roman" w:eastAsia="宋体" w:hAnsi="Times New Roman" w:cs="Times New Roman" w:hint="eastAsia"/>
          <w:sz w:val="24"/>
          <w:szCs w:val="21"/>
        </w:rPr>
        <w:t>，病历查看，医生编辑病历，病历数据，病历</w:t>
      </w:r>
      <w:r w:rsidR="00E620B9" w:rsidRPr="00DD522B">
        <w:rPr>
          <w:rFonts w:ascii="Times New Roman" w:eastAsia="宋体" w:hAnsi="Times New Roman" w:cs="Times New Roman" w:hint="eastAsia"/>
          <w:sz w:val="24"/>
          <w:szCs w:val="21"/>
        </w:rPr>
        <w:t>的</w:t>
      </w:r>
      <w:r w:rsidR="0037475B" w:rsidRPr="00DD522B">
        <w:rPr>
          <w:rFonts w:ascii="Times New Roman" w:eastAsia="宋体" w:hAnsi="Times New Roman" w:cs="Times New Roman" w:hint="eastAsia"/>
          <w:sz w:val="24"/>
          <w:szCs w:val="21"/>
        </w:rPr>
        <w:t>存储等基本功能。</w:t>
      </w:r>
      <w:r w:rsidRPr="00DD522B">
        <w:rPr>
          <w:rFonts w:ascii="Times New Roman" w:eastAsia="宋体" w:hAnsi="Times New Roman" w:cs="Times New Roman" w:hint="eastAsia"/>
          <w:sz w:val="24"/>
          <w:szCs w:val="21"/>
        </w:rPr>
        <w:t>研</w:t>
      </w:r>
      <w:r w:rsidRPr="00DD522B">
        <w:rPr>
          <w:rFonts w:ascii="Times New Roman" w:eastAsia="宋体" w:hAnsi="Times New Roman" w:cs="Times New Roman" w:hint="eastAsia"/>
          <w:sz w:val="24"/>
          <w:szCs w:val="21"/>
        </w:rPr>
        <w:lastRenderedPageBreak/>
        <w:t>究如何去实现一个可以保护患者隐私信息的前提下能共享医疗数据的</w:t>
      </w:r>
      <w:r w:rsidRPr="00DD522B">
        <w:rPr>
          <w:rFonts w:ascii="Times New Roman" w:eastAsia="宋体" w:hAnsi="Times New Roman" w:cs="Times New Roman"/>
          <w:sz w:val="24"/>
          <w:szCs w:val="21"/>
        </w:rPr>
        <w:t>基于区块链分布式存储</w:t>
      </w:r>
      <w:r w:rsidRPr="00DD522B">
        <w:rPr>
          <w:rFonts w:ascii="Times New Roman" w:eastAsia="宋体" w:hAnsi="Times New Roman" w:cs="Times New Roman" w:hint="eastAsia"/>
          <w:sz w:val="24"/>
          <w:szCs w:val="21"/>
        </w:rPr>
        <w:t>共享</w:t>
      </w:r>
      <w:r w:rsidRPr="00DD522B">
        <w:rPr>
          <w:rFonts w:ascii="Times New Roman" w:eastAsia="宋体" w:hAnsi="Times New Roman" w:cs="Times New Roman"/>
          <w:sz w:val="24"/>
          <w:szCs w:val="21"/>
        </w:rPr>
        <w:t>系统</w:t>
      </w:r>
      <w:r w:rsidRPr="00DD522B">
        <w:rPr>
          <w:rFonts w:ascii="Times New Roman" w:eastAsia="宋体" w:hAnsi="Times New Roman" w:cs="Times New Roman" w:hint="eastAsia"/>
          <w:sz w:val="24"/>
          <w:szCs w:val="21"/>
        </w:rPr>
        <w:t>。</w:t>
      </w:r>
    </w:p>
    <w:p w14:paraId="1AFE1D67" w14:textId="5649A342" w:rsidR="008D600D" w:rsidRDefault="008D600D" w:rsidP="008D600D">
      <w:pPr>
        <w:pStyle w:val="2"/>
        <w:numPr>
          <w:ilvl w:val="1"/>
          <w:numId w:val="9"/>
        </w:numPr>
        <w:rPr>
          <w:rFonts w:ascii="Times New Roman" w:eastAsia="黑体" w:hAnsi="Times New Roman" w:cs="Times New Roman"/>
          <w:b w:val="0"/>
          <w:bCs w:val="0"/>
          <w:sz w:val="30"/>
          <w:szCs w:val="20"/>
        </w:rPr>
      </w:pPr>
      <w:bookmarkStart w:id="93" w:name="_Toc6996085"/>
      <w:r>
        <w:rPr>
          <w:rFonts w:ascii="Times New Roman" w:eastAsia="黑体" w:hAnsi="Times New Roman" w:cs="Times New Roman" w:hint="eastAsia"/>
          <w:b w:val="0"/>
          <w:bCs w:val="0"/>
          <w:sz w:val="30"/>
          <w:szCs w:val="20"/>
        </w:rPr>
        <w:t>拟解决的关键科学问题</w:t>
      </w:r>
      <w:bookmarkEnd w:id="93"/>
    </w:p>
    <w:p w14:paraId="25B1B88B" w14:textId="58B0831A" w:rsidR="00360047" w:rsidRPr="00DD522B" w:rsidRDefault="0036004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实现去中心化存储，并使敏感医疗数据独立于各个医院自己本身的系统，</w:t>
      </w:r>
      <w:r w:rsidR="00013E6D" w:rsidRPr="00DD522B">
        <w:rPr>
          <w:rFonts w:ascii="Times New Roman" w:eastAsia="宋体" w:hAnsi="Times New Roman" w:cs="Times New Roman" w:hint="eastAsia"/>
          <w:sz w:val="24"/>
          <w:szCs w:val="21"/>
        </w:rPr>
        <w:t>不依赖于某个特定的医疗机构</w:t>
      </w:r>
      <w:r w:rsidR="00DC35A6" w:rsidRPr="00DD522B">
        <w:rPr>
          <w:rFonts w:ascii="Times New Roman" w:eastAsia="宋体" w:hAnsi="Times New Roman" w:cs="Times New Roman" w:hint="eastAsia"/>
          <w:sz w:val="24"/>
          <w:szCs w:val="21"/>
        </w:rPr>
        <w:t>，使其</w:t>
      </w:r>
      <w:r w:rsidRPr="00DD522B">
        <w:rPr>
          <w:rFonts w:ascii="Times New Roman" w:eastAsia="宋体" w:hAnsi="Times New Roman" w:cs="Times New Roman" w:hint="eastAsia"/>
          <w:sz w:val="24"/>
          <w:szCs w:val="21"/>
        </w:rPr>
        <w:t>在能够确保数据能够</w:t>
      </w:r>
      <w:r w:rsidR="00CE39FC" w:rsidRPr="00DD522B">
        <w:rPr>
          <w:rFonts w:ascii="Times New Roman" w:eastAsia="宋体" w:hAnsi="Times New Roman" w:cs="Times New Roman" w:hint="eastAsia"/>
          <w:sz w:val="24"/>
          <w:szCs w:val="21"/>
        </w:rPr>
        <w:t>在准确</w:t>
      </w:r>
      <w:r w:rsidR="00DC35A6" w:rsidRPr="00DD522B">
        <w:rPr>
          <w:rFonts w:ascii="Times New Roman" w:eastAsia="宋体" w:hAnsi="Times New Roman" w:cs="Times New Roman" w:hint="eastAsia"/>
          <w:sz w:val="24"/>
          <w:szCs w:val="21"/>
        </w:rPr>
        <w:t>的前提下，安全地保护敏感数据的校验、传输、保持和同步的过程。</w:t>
      </w:r>
      <w:r w:rsidR="00EB0886" w:rsidRPr="00DD522B">
        <w:rPr>
          <w:rFonts w:ascii="Times New Roman" w:eastAsia="宋体" w:hAnsi="Times New Roman" w:cs="Times New Roman" w:hint="eastAsia"/>
          <w:sz w:val="24"/>
          <w:szCs w:val="21"/>
        </w:rPr>
        <w:t>在这个前提下设计访问控制权，涉及</w:t>
      </w:r>
      <w:r w:rsidR="00EB0886" w:rsidRPr="00DD522B">
        <w:rPr>
          <w:rFonts w:ascii="Times New Roman" w:eastAsia="宋体" w:hAnsi="Times New Roman" w:cs="Times New Roman"/>
          <w:sz w:val="24"/>
          <w:szCs w:val="21"/>
        </w:rPr>
        <w:t>大量的权限检查和数据校验的过程。</w:t>
      </w:r>
    </w:p>
    <w:p w14:paraId="45E53940" w14:textId="2BDC7B44" w:rsidR="008D600D" w:rsidRDefault="00305A8E" w:rsidP="008D600D">
      <w:pPr>
        <w:pStyle w:val="2"/>
        <w:numPr>
          <w:ilvl w:val="1"/>
          <w:numId w:val="9"/>
        </w:numPr>
        <w:rPr>
          <w:rFonts w:ascii="Times New Roman" w:eastAsia="黑体" w:hAnsi="Times New Roman" w:cs="Times New Roman"/>
          <w:b w:val="0"/>
          <w:bCs w:val="0"/>
          <w:sz w:val="30"/>
          <w:szCs w:val="20"/>
        </w:rPr>
      </w:pPr>
      <w:bookmarkStart w:id="94" w:name="_Toc6996086"/>
      <w:r>
        <w:rPr>
          <w:rFonts w:ascii="Times New Roman" w:eastAsia="黑体" w:hAnsi="Times New Roman" w:cs="Times New Roman" w:hint="eastAsia"/>
          <w:b w:val="0"/>
          <w:bCs w:val="0"/>
          <w:sz w:val="30"/>
          <w:szCs w:val="20"/>
        </w:rPr>
        <w:t>电子病历和电子医疗数据共享框架</w:t>
      </w:r>
      <w:r w:rsidR="008D600D">
        <w:rPr>
          <w:rFonts w:ascii="Times New Roman" w:eastAsia="黑体" w:hAnsi="Times New Roman" w:cs="Times New Roman" w:hint="eastAsia"/>
          <w:b w:val="0"/>
          <w:bCs w:val="0"/>
          <w:sz w:val="30"/>
          <w:szCs w:val="20"/>
        </w:rPr>
        <w:t>研究</w:t>
      </w:r>
      <w:bookmarkEnd w:id="94"/>
    </w:p>
    <w:p w14:paraId="15298E61" w14:textId="7D720B25" w:rsidR="00C76568" w:rsidRPr="00DD522B" w:rsidRDefault="00C76568"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电子病历就是和现阶段普遍流行的纸质病历，或者是医院系统本身的电子病历无异，记录的内容都是病人的个人信息，患病记录，诊治方案等信息。但是此系统的电子病历是基于智能合约来交互的，也就是对电子病历的任何操作都被指定智能合约所限定，而且最后存储在区块链上。</w:t>
      </w:r>
      <w:r w:rsidR="00240602" w:rsidRPr="00DD522B">
        <w:rPr>
          <w:rFonts w:ascii="Times New Roman" w:eastAsia="宋体" w:hAnsi="Times New Roman" w:cs="Times New Roman" w:hint="eastAsia"/>
          <w:sz w:val="24"/>
          <w:szCs w:val="21"/>
        </w:rPr>
        <w:t>这样确保了</w:t>
      </w:r>
      <w:r w:rsidR="00232C96" w:rsidRPr="00DD522B">
        <w:rPr>
          <w:rFonts w:ascii="Times New Roman" w:eastAsia="宋体" w:hAnsi="Times New Roman" w:cs="Times New Roman" w:hint="eastAsia"/>
          <w:sz w:val="24"/>
          <w:szCs w:val="21"/>
        </w:rPr>
        <w:t>共享前提下的</w:t>
      </w:r>
      <w:r w:rsidR="00240602" w:rsidRPr="00DD522B">
        <w:rPr>
          <w:rFonts w:ascii="Times New Roman" w:eastAsia="宋体" w:hAnsi="Times New Roman" w:cs="Times New Roman" w:hint="eastAsia"/>
          <w:sz w:val="24"/>
          <w:szCs w:val="21"/>
        </w:rPr>
        <w:t>不可篡改性和对隐私保护的安全性。</w:t>
      </w:r>
    </w:p>
    <w:p w14:paraId="07404D49" w14:textId="3E833428" w:rsidR="00EB08CE" w:rsidRPr="00DD522B" w:rsidRDefault="00C42EF0"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最初首先由患者就自身个人信息创建一张空病历，相当于把自己的个人信息写到了区块链上，但是还没有记载任何的病历。个人信息应包括基础个人信息，如姓名、性别、年龄、联系方式</w:t>
      </w:r>
      <w:r w:rsidR="00B83EFB" w:rsidRPr="00DD522B">
        <w:rPr>
          <w:rFonts w:ascii="Times New Roman" w:eastAsia="宋体" w:hAnsi="Times New Roman" w:cs="Times New Roman" w:hint="eastAsia"/>
          <w:sz w:val="24"/>
          <w:szCs w:val="21"/>
        </w:rPr>
        <w:t>、</w:t>
      </w:r>
      <w:proofErr w:type="gramStart"/>
      <w:r w:rsidR="00B83EFB" w:rsidRPr="00DD522B">
        <w:rPr>
          <w:rFonts w:ascii="Times New Roman" w:eastAsia="宋体" w:hAnsi="Times New Roman" w:cs="Times New Roman" w:hint="eastAsia"/>
          <w:sz w:val="24"/>
          <w:szCs w:val="21"/>
        </w:rPr>
        <w:t>医</w:t>
      </w:r>
      <w:proofErr w:type="gramEnd"/>
      <w:r w:rsidR="00B83EFB" w:rsidRPr="00DD522B">
        <w:rPr>
          <w:rFonts w:ascii="Times New Roman" w:eastAsia="宋体" w:hAnsi="Times New Roman" w:cs="Times New Roman" w:hint="eastAsia"/>
          <w:sz w:val="24"/>
          <w:szCs w:val="21"/>
        </w:rPr>
        <w:t>保卡</w:t>
      </w:r>
      <w:r w:rsidRPr="00DD522B">
        <w:rPr>
          <w:rFonts w:ascii="Times New Roman" w:eastAsia="宋体" w:hAnsi="Times New Roman" w:cs="Times New Roman" w:hint="eastAsia"/>
          <w:sz w:val="24"/>
          <w:szCs w:val="21"/>
        </w:rPr>
        <w:t>等，个人信息创建完毕后，系统返回一个病历账号，该账号相当于网络上该病历的唯一</w:t>
      </w:r>
      <w:r w:rsidRPr="00DD522B">
        <w:rPr>
          <w:rFonts w:ascii="Times New Roman" w:eastAsia="宋体" w:hAnsi="Times New Roman" w:cs="Times New Roman" w:hint="eastAsia"/>
          <w:sz w:val="24"/>
          <w:szCs w:val="21"/>
        </w:rPr>
        <w:t>ID</w:t>
      </w:r>
      <w:r w:rsidRPr="00DD522B">
        <w:rPr>
          <w:rFonts w:ascii="Times New Roman" w:eastAsia="宋体" w:hAnsi="Times New Roman" w:cs="Times New Roman" w:hint="eastAsia"/>
          <w:sz w:val="24"/>
          <w:szCs w:val="21"/>
        </w:rPr>
        <w:t>，通过该</w:t>
      </w:r>
      <w:r w:rsidRPr="00DD522B">
        <w:rPr>
          <w:rFonts w:ascii="Times New Roman" w:eastAsia="宋体" w:hAnsi="Times New Roman" w:cs="Times New Roman" w:hint="eastAsia"/>
          <w:sz w:val="24"/>
          <w:szCs w:val="21"/>
        </w:rPr>
        <w:t>ID</w:t>
      </w:r>
      <w:r w:rsidRPr="00DD522B">
        <w:rPr>
          <w:rFonts w:ascii="Times New Roman" w:eastAsia="宋体" w:hAnsi="Times New Roman" w:cs="Times New Roman" w:hint="eastAsia"/>
          <w:sz w:val="24"/>
          <w:szCs w:val="21"/>
        </w:rPr>
        <w:t>来检索到该病历。</w:t>
      </w:r>
      <w:r w:rsidR="000F32C3" w:rsidRPr="00DD522B">
        <w:rPr>
          <w:rFonts w:ascii="Times New Roman" w:eastAsia="宋体" w:hAnsi="Times New Roman" w:cs="Times New Roman" w:hint="eastAsia"/>
          <w:sz w:val="24"/>
          <w:szCs w:val="21"/>
        </w:rPr>
        <w:t>病历的账号地址应该存在用户客户端本地，此处利用到个人钱包实现，个人</w:t>
      </w:r>
      <w:proofErr w:type="gramStart"/>
      <w:r w:rsidR="000F32C3" w:rsidRPr="00DD522B">
        <w:rPr>
          <w:rFonts w:ascii="Times New Roman" w:eastAsia="宋体" w:hAnsi="Times New Roman" w:cs="Times New Roman" w:hint="eastAsia"/>
          <w:sz w:val="24"/>
          <w:szCs w:val="21"/>
        </w:rPr>
        <w:t>钱包本地</w:t>
      </w:r>
      <w:proofErr w:type="gramEnd"/>
      <w:r w:rsidR="000F32C3" w:rsidRPr="00DD522B">
        <w:rPr>
          <w:rFonts w:ascii="Times New Roman" w:eastAsia="宋体" w:hAnsi="Times New Roman" w:cs="Times New Roman" w:hint="eastAsia"/>
          <w:sz w:val="24"/>
          <w:szCs w:val="21"/>
        </w:rPr>
        <w:t>存储用户的以太网网络地址和私有地址和该病历账号地址。</w:t>
      </w:r>
      <w:r w:rsidR="000B3EDF" w:rsidRPr="00DD522B">
        <w:rPr>
          <w:rFonts w:ascii="Times New Roman" w:eastAsia="宋体" w:hAnsi="Times New Roman" w:cs="Times New Roman" w:hint="eastAsia"/>
          <w:sz w:val="24"/>
          <w:szCs w:val="21"/>
        </w:rPr>
        <w:t>本地个人钱包实现敏感数据不在数据库上存储可确保敏感数据不易因数据库遭到攻击而被泄露</w:t>
      </w:r>
      <w:r w:rsidR="00B67A4B" w:rsidRPr="00DD522B">
        <w:rPr>
          <w:rFonts w:ascii="Times New Roman" w:eastAsia="宋体" w:hAnsi="Times New Roman" w:cs="Times New Roman" w:hint="eastAsia"/>
          <w:sz w:val="24"/>
          <w:szCs w:val="21"/>
        </w:rPr>
        <w:t>。</w:t>
      </w:r>
      <w:r w:rsidR="00B55DB6" w:rsidRPr="00DD522B">
        <w:rPr>
          <w:rFonts w:ascii="Times New Roman" w:eastAsia="宋体" w:hAnsi="Times New Roman" w:cs="Times New Roman" w:hint="eastAsia"/>
          <w:sz w:val="24"/>
          <w:szCs w:val="21"/>
        </w:rPr>
        <w:t>然后患者要就医的时候，到系统提供的用户接口处预约医院。患者指定医院之后，通过智能合约的方法授权其病历于指定医院，指定医院可以</w:t>
      </w:r>
      <w:r w:rsidR="0054061F" w:rsidRPr="00DD522B">
        <w:rPr>
          <w:rFonts w:ascii="Times New Roman" w:eastAsia="宋体" w:hAnsi="Times New Roman" w:cs="Times New Roman" w:hint="eastAsia"/>
          <w:sz w:val="24"/>
          <w:szCs w:val="21"/>
        </w:rPr>
        <w:t>查看、编辑</w:t>
      </w:r>
      <w:r w:rsidR="001B4A8A" w:rsidRPr="00DD522B">
        <w:rPr>
          <w:rFonts w:ascii="Times New Roman" w:eastAsia="宋体" w:hAnsi="Times New Roman" w:cs="Times New Roman" w:hint="eastAsia"/>
          <w:sz w:val="24"/>
          <w:szCs w:val="21"/>
        </w:rPr>
        <w:t>患者的信息。</w:t>
      </w:r>
      <w:r w:rsidR="00B83EFB" w:rsidRPr="00DD522B">
        <w:rPr>
          <w:rFonts w:ascii="Times New Roman" w:eastAsia="宋体" w:hAnsi="Times New Roman" w:cs="Times New Roman" w:hint="eastAsia"/>
          <w:sz w:val="24"/>
          <w:szCs w:val="21"/>
        </w:rPr>
        <w:t>医院完成编辑操作之后，保存后的电子病历会</w:t>
      </w:r>
      <w:r w:rsidR="00B83EFB" w:rsidRPr="00DD522B">
        <w:rPr>
          <w:rFonts w:ascii="Times New Roman" w:eastAsia="宋体" w:hAnsi="Times New Roman" w:cs="Times New Roman" w:hint="eastAsia"/>
          <w:sz w:val="24"/>
          <w:szCs w:val="21"/>
        </w:rPr>
        <w:lastRenderedPageBreak/>
        <w:t>被上传到区块链存储。患者结束就诊后，医院结束被授权状态，无法再对该患者的病历操作。</w:t>
      </w:r>
    </w:p>
    <w:p w14:paraId="66168190" w14:textId="1B6DA4F4" w:rsidR="00A07774" w:rsidRPr="00DD522B" w:rsidRDefault="00A07774"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区块链对基于智能合约的所有操作都有详细的记录，从操作者到病历拥有者，操作时间到操作内容，所有详细信息都会记录到区块链上，被授权后的医院的所有操作，都会被区块链所记录，未被授权的医院无法对病历进行任何操作。这样确保了共享医疗数据的实现，而且也确保了共享数据过程的隐私保护得到实现。</w:t>
      </w:r>
    </w:p>
    <w:p w14:paraId="7C1A8498" w14:textId="13515F2F" w:rsidR="00A7059D" w:rsidRPr="00DF6562" w:rsidRDefault="008D600D" w:rsidP="00DF6562">
      <w:pPr>
        <w:pStyle w:val="2"/>
        <w:numPr>
          <w:ilvl w:val="1"/>
          <w:numId w:val="9"/>
        </w:numPr>
        <w:rPr>
          <w:rFonts w:ascii="Times New Roman" w:eastAsia="黑体" w:hAnsi="Times New Roman" w:cs="Times New Roman"/>
          <w:b w:val="0"/>
          <w:bCs w:val="0"/>
          <w:sz w:val="30"/>
          <w:szCs w:val="20"/>
        </w:rPr>
      </w:pPr>
      <w:bookmarkStart w:id="95" w:name="_Toc6996087"/>
      <w:r>
        <w:rPr>
          <w:rFonts w:ascii="Times New Roman" w:eastAsia="黑体" w:hAnsi="Times New Roman" w:cs="Times New Roman" w:hint="eastAsia"/>
          <w:b w:val="0"/>
          <w:bCs w:val="0"/>
          <w:sz w:val="30"/>
          <w:szCs w:val="20"/>
        </w:rPr>
        <w:t>在电子医疗数据共享模型上的分布式存储系统</w:t>
      </w:r>
      <w:bookmarkEnd w:id="95"/>
    </w:p>
    <w:p w14:paraId="0D8D07D3" w14:textId="1C52947A" w:rsidR="00A7059D" w:rsidRPr="00DD522B" w:rsidRDefault="008459F2"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区块链其实其本质就是一个分布式数据库，</w:t>
      </w:r>
      <w:r w:rsidR="00002E18" w:rsidRPr="00DD522B">
        <w:rPr>
          <w:rFonts w:ascii="Times New Roman" w:eastAsia="宋体" w:hAnsi="Times New Roman" w:cs="Times New Roman" w:hint="eastAsia"/>
          <w:sz w:val="24"/>
          <w:szCs w:val="21"/>
        </w:rPr>
        <w:t>数据存放于所处于的网络中上区块链的区块上，整个数据库的副本则完整地存储在网络上的所有节点中。</w:t>
      </w:r>
      <w:r w:rsidR="00982743" w:rsidRPr="00DD522B">
        <w:rPr>
          <w:rFonts w:ascii="Times New Roman" w:eastAsia="宋体" w:hAnsi="Times New Roman" w:cs="Times New Roman" w:hint="eastAsia"/>
          <w:sz w:val="24"/>
          <w:szCs w:val="21"/>
        </w:rPr>
        <w:t>节点间通过一定的共识对该分布式数据库进行维护，通过一定的方式维持所有副本一致性。</w:t>
      </w:r>
      <w:r w:rsidR="00E56818" w:rsidRPr="00DD522B">
        <w:rPr>
          <w:rFonts w:ascii="Times New Roman" w:eastAsia="宋体" w:hAnsi="Times New Roman" w:cs="Times New Roman" w:hint="eastAsia"/>
          <w:sz w:val="24"/>
          <w:szCs w:val="21"/>
        </w:rPr>
        <w:t>该项目所利用的是</w:t>
      </w:r>
      <w:proofErr w:type="gramStart"/>
      <w:r w:rsidR="00E56818" w:rsidRPr="00DD522B">
        <w:rPr>
          <w:rFonts w:ascii="Times New Roman" w:eastAsia="宋体" w:hAnsi="Times New Roman" w:cs="Times New Roman" w:hint="eastAsia"/>
          <w:sz w:val="24"/>
          <w:szCs w:val="21"/>
        </w:rPr>
        <w:t>以太坊所提供</w:t>
      </w:r>
      <w:proofErr w:type="gramEnd"/>
      <w:r w:rsidR="00E56818" w:rsidRPr="00DD522B">
        <w:rPr>
          <w:rFonts w:ascii="Times New Roman" w:eastAsia="宋体" w:hAnsi="Times New Roman" w:cs="Times New Roman" w:hint="eastAsia"/>
          <w:sz w:val="24"/>
          <w:szCs w:val="21"/>
        </w:rPr>
        <w:t>的区块链服务，利用其服务在以太坊上层搭建分布式应用。</w:t>
      </w:r>
      <w:r w:rsidR="00FC41AC" w:rsidRPr="00DD522B">
        <w:rPr>
          <w:rFonts w:ascii="Times New Roman" w:eastAsia="宋体" w:hAnsi="Times New Roman" w:cs="Times New Roman" w:hint="eastAsia"/>
          <w:sz w:val="24"/>
          <w:szCs w:val="21"/>
        </w:rPr>
        <w:t>该系统所需求的是一个具有极高安全性和隐私性保护的软件服务系统，</w:t>
      </w:r>
      <w:proofErr w:type="gramStart"/>
      <w:r w:rsidR="00FC41AC" w:rsidRPr="00DD522B">
        <w:rPr>
          <w:rFonts w:ascii="Times New Roman" w:eastAsia="宋体" w:hAnsi="Times New Roman" w:cs="Times New Roman" w:hint="eastAsia"/>
          <w:sz w:val="24"/>
          <w:szCs w:val="21"/>
        </w:rPr>
        <w:t>以太坊所提供</w:t>
      </w:r>
      <w:proofErr w:type="gramEnd"/>
      <w:r w:rsidR="00FC41AC" w:rsidRPr="00DD522B">
        <w:rPr>
          <w:rFonts w:ascii="Times New Roman" w:eastAsia="宋体" w:hAnsi="Times New Roman" w:cs="Times New Roman" w:hint="eastAsia"/>
          <w:sz w:val="24"/>
          <w:szCs w:val="21"/>
        </w:rPr>
        <w:t>的服务能满足该特点。该系统需要利用以太坊平台所提供的服务结构完成共享模型，实现患者和医院对病历的操作，其中利用的服务包括智能合约发布、交易发布和检索、就账户的操作等。结合</w:t>
      </w:r>
      <w:proofErr w:type="gramStart"/>
      <w:r w:rsidR="00FC41AC" w:rsidRPr="00DD522B">
        <w:rPr>
          <w:rFonts w:ascii="Times New Roman" w:eastAsia="宋体" w:hAnsi="Times New Roman" w:cs="Times New Roman" w:hint="eastAsia"/>
          <w:sz w:val="24"/>
          <w:szCs w:val="21"/>
        </w:rPr>
        <w:t>以太坊所提供</w:t>
      </w:r>
      <w:proofErr w:type="gramEnd"/>
      <w:r w:rsidR="00FC41AC" w:rsidRPr="00DD522B">
        <w:rPr>
          <w:rFonts w:ascii="Times New Roman" w:eastAsia="宋体" w:hAnsi="Times New Roman" w:cs="Times New Roman" w:hint="eastAsia"/>
          <w:sz w:val="24"/>
          <w:szCs w:val="21"/>
        </w:rPr>
        <w:t>的服务接口完成相应功能后，再搭建一个数据库进行非重要信息的检索以提高用户</w:t>
      </w:r>
      <w:proofErr w:type="gramStart"/>
      <w:r w:rsidR="00FC41AC" w:rsidRPr="00DD522B">
        <w:rPr>
          <w:rFonts w:ascii="Times New Roman" w:eastAsia="宋体" w:hAnsi="Times New Roman" w:cs="Times New Roman" w:hint="eastAsia"/>
          <w:sz w:val="24"/>
          <w:szCs w:val="21"/>
        </w:rPr>
        <w:t>端操</w:t>
      </w:r>
      <w:proofErr w:type="gramEnd"/>
      <w:r w:rsidR="00FC41AC" w:rsidRPr="00DD522B">
        <w:rPr>
          <w:rFonts w:ascii="Times New Roman" w:eastAsia="宋体" w:hAnsi="Times New Roman" w:cs="Times New Roman" w:hint="eastAsia"/>
          <w:sz w:val="24"/>
          <w:szCs w:val="21"/>
        </w:rPr>
        <w:t>作功能时的效率，最后结合用户端搭建的电子钱包，实现公开密钥、私有密钥和合约地址等信息的保存。</w:t>
      </w:r>
    </w:p>
    <w:p w14:paraId="7BB175BB" w14:textId="77777777" w:rsidR="00A7059D" w:rsidRPr="00A7059D" w:rsidRDefault="00A7059D" w:rsidP="00A7059D"/>
    <w:p w14:paraId="4EBCF60A" w14:textId="77777777" w:rsidR="00F34AA8" w:rsidRPr="00F34AA8" w:rsidRDefault="00F34AA8" w:rsidP="00F34AA8"/>
    <w:p w14:paraId="25FCA0F2" w14:textId="72862816" w:rsidR="008D600D" w:rsidRPr="003560CE" w:rsidRDefault="008D600D" w:rsidP="008D600D">
      <w:pPr>
        <w:pStyle w:val="2"/>
        <w:numPr>
          <w:ilvl w:val="1"/>
          <w:numId w:val="9"/>
        </w:numPr>
        <w:rPr>
          <w:rFonts w:ascii="Times New Roman" w:eastAsia="黑体" w:hAnsi="Times New Roman" w:cs="Times New Roman"/>
          <w:b w:val="0"/>
          <w:bCs w:val="0"/>
          <w:color w:val="FF0000"/>
          <w:sz w:val="30"/>
          <w:szCs w:val="20"/>
          <w:highlight w:val="yellow"/>
          <w:rPrChange w:id="96" w:author="sszhu" w:date="2019-04-26T07:10:00Z">
            <w:rPr>
              <w:rFonts w:ascii="Times New Roman" w:eastAsia="黑体" w:hAnsi="Times New Roman" w:cs="Times New Roman"/>
              <w:b w:val="0"/>
              <w:bCs w:val="0"/>
              <w:sz w:val="30"/>
              <w:szCs w:val="20"/>
            </w:rPr>
          </w:rPrChange>
        </w:rPr>
      </w:pPr>
      <w:bookmarkStart w:id="97" w:name="_Toc6996088"/>
      <w:r>
        <w:rPr>
          <w:rFonts w:ascii="Times New Roman" w:eastAsia="黑体" w:hAnsi="Times New Roman" w:cs="Times New Roman" w:hint="eastAsia"/>
          <w:b w:val="0"/>
          <w:bCs w:val="0"/>
          <w:sz w:val="30"/>
          <w:szCs w:val="20"/>
        </w:rPr>
        <w:lastRenderedPageBreak/>
        <w:t>电子医疗数据共享模型安全机制</w:t>
      </w:r>
      <w:bookmarkEnd w:id="97"/>
    </w:p>
    <w:p w14:paraId="1F74D436" w14:textId="715DBE1B" w:rsidR="00267326" w:rsidRDefault="00320DF9" w:rsidP="00267326">
      <w:pPr>
        <w:pStyle w:val="2"/>
        <w:numPr>
          <w:ilvl w:val="2"/>
          <w:numId w:val="9"/>
        </w:numPr>
        <w:rPr>
          <w:rFonts w:ascii="Times New Roman" w:eastAsia="黑体" w:hAnsi="Times New Roman" w:cs="Times New Roman"/>
          <w:b w:val="0"/>
          <w:bCs w:val="0"/>
          <w:sz w:val="30"/>
          <w:szCs w:val="20"/>
        </w:rPr>
      </w:pPr>
      <w:bookmarkStart w:id="98" w:name="_Toc6996089"/>
      <w:r>
        <w:rPr>
          <w:rFonts w:ascii="Times New Roman" w:eastAsia="黑体" w:hAnsi="Times New Roman" w:cs="Times New Roman" w:hint="eastAsia"/>
          <w:b w:val="0"/>
          <w:bCs w:val="0"/>
          <w:sz w:val="30"/>
          <w:szCs w:val="20"/>
        </w:rPr>
        <w:t>小节</w:t>
      </w:r>
      <w:r w:rsidR="00A402B4">
        <w:rPr>
          <w:rFonts w:ascii="Times New Roman" w:eastAsia="黑体" w:hAnsi="Times New Roman" w:cs="Times New Roman" w:hint="eastAsia"/>
          <w:b w:val="0"/>
          <w:bCs w:val="0"/>
          <w:sz w:val="30"/>
          <w:szCs w:val="20"/>
        </w:rPr>
        <w:t>概览</w:t>
      </w:r>
      <w:bookmarkEnd w:id="98"/>
    </w:p>
    <w:p w14:paraId="509BAC77" w14:textId="7F343362" w:rsidR="00A402B4" w:rsidRPr="00DD522B" w:rsidRDefault="003C6D5A"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基于区块链的医疗数据共享与隐私保护模型与普通的医疗数据共享系统最大的区别是</w:t>
      </w:r>
      <w:r w:rsidR="00395CBE" w:rsidRPr="00DD522B">
        <w:rPr>
          <w:rFonts w:ascii="Times New Roman" w:eastAsia="宋体" w:hAnsi="Times New Roman" w:cs="Times New Roman" w:hint="eastAsia"/>
          <w:sz w:val="24"/>
          <w:szCs w:val="21"/>
        </w:rPr>
        <w:t>敏感医疗数据不再存储于</w:t>
      </w:r>
      <w:proofErr w:type="gramStart"/>
      <w:r w:rsidR="00395CBE" w:rsidRPr="00DD522B">
        <w:rPr>
          <w:rFonts w:ascii="Times New Roman" w:eastAsia="宋体" w:hAnsi="Times New Roman" w:cs="Times New Roman" w:hint="eastAsia"/>
          <w:sz w:val="24"/>
          <w:szCs w:val="21"/>
        </w:rPr>
        <w:t>某个第三方服务</w:t>
      </w:r>
      <w:proofErr w:type="gramEnd"/>
      <w:r w:rsidR="00395CBE" w:rsidRPr="00DD522B">
        <w:rPr>
          <w:rFonts w:ascii="Times New Roman" w:eastAsia="宋体" w:hAnsi="Times New Roman" w:cs="Times New Roman" w:hint="eastAsia"/>
          <w:sz w:val="24"/>
          <w:szCs w:val="21"/>
        </w:rPr>
        <w:t>提供者或者是某家医院的数据库，敏感医疗数据存储在</w:t>
      </w:r>
      <w:proofErr w:type="gramStart"/>
      <w:r w:rsidR="00395CBE" w:rsidRPr="00DD522B">
        <w:rPr>
          <w:rFonts w:ascii="Times New Roman" w:eastAsia="宋体" w:hAnsi="Times New Roman" w:cs="Times New Roman" w:hint="eastAsia"/>
          <w:sz w:val="24"/>
          <w:szCs w:val="21"/>
        </w:rPr>
        <w:t>以太坊所提</w:t>
      </w:r>
      <w:proofErr w:type="gramEnd"/>
      <w:r w:rsidR="00395CBE" w:rsidRPr="00DD522B">
        <w:rPr>
          <w:rFonts w:ascii="Times New Roman" w:eastAsia="宋体" w:hAnsi="Times New Roman" w:cs="Times New Roman" w:hint="eastAsia"/>
          <w:sz w:val="24"/>
          <w:szCs w:val="21"/>
        </w:rPr>
        <w:t>供的区块链上</w:t>
      </w:r>
      <w:r w:rsidR="00E80CE6" w:rsidRPr="00DD522B">
        <w:rPr>
          <w:rFonts w:ascii="Times New Roman" w:eastAsia="宋体" w:hAnsi="Times New Roman" w:cs="Times New Roman" w:hint="eastAsia"/>
          <w:sz w:val="24"/>
          <w:szCs w:val="21"/>
        </w:rPr>
        <w:t>，这样首先确保了病历不可篡改性，还有严格的授权操作和区块链所具备的非对称加密算法进一步确保了安全性。</w:t>
      </w:r>
      <w:r w:rsidR="008831F9" w:rsidRPr="00DD522B">
        <w:rPr>
          <w:rFonts w:ascii="Times New Roman" w:eastAsia="宋体" w:hAnsi="Times New Roman" w:cs="Times New Roman" w:hint="eastAsia"/>
          <w:sz w:val="24"/>
          <w:szCs w:val="21"/>
        </w:rPr>
        <w:t>另外，从用户角度出发，用户的公开密钥和私有密钥、还有所部署的智能合约地址，均加密存储于本地</w:t>
      </w:r>
      <w:r w:rsidR="00DD761C" w:rsidRPr="00DD522B">
        <w:rPr>
          <w:rFonts w:ascii="Times New Roman" w:eastAsia="宋体" w:hAnsi="Times New Roman" w:cs="Times New Roman" w:hint="eastAsia"/>
          <w:sz w:val="24"/>
          <w:szCs w:val="21"/>
        </w:rPr>
        <w:t>，相当于替用户记住了</w:t>
      </w:r>
      <w:r w:rsidR="00583B46" w:rsidRPr="00DD522B">
        <w:rPr>
          <w:rFonts w:ascii="Times New Roman" w:eastAsia="宋体" w:hAnsi="Times New Roman" w:cs="Times New Roman" w:hint="eastAsia"/>
          <w:sz w:val="24"/>
          <w:szCs w:val="21"/>
        </w:rPr>
        <w:t>账号密码。</w:t>
      </w:r>
    </w:p>
    <w:p w14:paraId="4D7D6160" w14:textId="156E7E46" w:rsidR="00DF2368" w:rsidRPr="00DD522B" w:rsidRDefault="00262DD2" w:rsidP="00DD522B">
      <w:pPr>
        <w:spacing w:line="300" w:lineRule="auto"/>
        <w:ind w:firstLine="475"/>
        <w:rPr>
          <w:rFonts w:ascii="Times New Roman" w:eastAsia="宋体" w:hAnsi="Times New Roman" w:cs="Times New Roman"/>
          <w:sz w:val="24"/>
          <w:szCs w:val="21"/>
        </w:rPr>
      </w:pPr>
      <w:proofErr w:type="gramStart"/>
      <w:r w:rsidRPr="00DD522B">
        <w:rPr>
          <w:rFonts w:ascii="Times New Roman" w:eastAsia="宋体" w:hAnsi="Times New Roman" w:cs="Times New Roman" w:hint="eastAsia"/>
          <w:sz w:val="24"/>
          <w:szCs w:val="21"/>
        </w:rPr>
        <w:t>本地对</w:t>
      </w:r>
      <w:proofErr w:type="gramEnd"/>
      <w:r w:rsidRPr="00DD522B">
        <w:rPr>
          <w:rFonts w:ascii="Times New Roman" w:eastAsia="宋体" w:hAnsi="Times New Roman" w:cs="Times New Roman" w:hint="eastAsia"/>
          <w:sz w:val="24"/>
          <w:szCs w:val="21"/>
        </w:rPr>
        <w:t>私有密钥的加密采用</w:t>
      </w:r>
      <w:r w:rsidR="000B22AE" w:rsidRPr="00DD522B">
        <w:rPr>
          <w:rFonts w:ascii="Times New Roman" w:eastAsia="宋体" w:hAnsi="Times New Roman" w:cs="Times New Roman" w:hint="eastAsia"/>
          <w:sz w:val="24"/>
          <w:szCs w:val="21"/>
        </w:rPr>
        <w:t>AES</w:t>
      </w:r>
      <w:r w:rsidR="000B22AE" w:rsidRPr="00DD522B">
        <w:rPr>
          <w:rFonts w:ascii="Times New Roman" w:eastAsia="宋体" w:hAnsi="Times New Roman" w:cs="Times New Roman" w:hint="eastAsia"/>
          <w:sz w:val="24"/>
          <w:szCs w:val="21"/>
        </w:rPr>
        <w:t>加密算法。采用</w:t>
      </w:r>
      <w:r w:rsidR="000B22AE" w:rsidRPr="00DD522B">
        <w:rPr>
          <w:rFonts w:ascii="Times New Roman" w:eastAsia="宋体" w:hAnsi="Times New Roman" w:cs="Times New Roman" w:hint="eastAsia"/>
          <w:sz w:val="24"/>
          <w:szCs w:val="21"/>
        </w:rPr>
        <w:t>AES</w:t>
      </w:r>
      <w:r w:rsidR="000B22AE" w:rsidRPr="00DD522B">
        <w:rPr>
          <w:rFonts w:ascii="Times New Roman" w:eastAsia="宋体" w:hAnsi="Times New Roman" w:cs="Times New Roman" w:hint="eastAsia"/>
          <w:sz w:val="24"/>
          <w:szCs w:val="21"/>
        </w:rPr>
        <w:t>加密</w:t>
      </w:r>
      <w:r w:rsidR="003753C7" w:rsidRPr="00DD522B">
        <w:rPr>
          <w:rFonts w:ascii="Times New Roman" w:eastAsia="宋体" w:hAnsi="Times New Roman" w:cs="Times New Roman" w:hint="eastAsia"/>
          <w:sz w:val="24"/>
          <w:szCs w:val="21"/>
        </w:rPr>
        <w:t>的原因在于其是可逆加密且能</w:t>
      </w:r>
      <w:r w:rsidR="000B22AE" w:rsidRPr="00DD522B">
        <w:rPr>
          <w:rFonts w:ascii="Times New Roman" w:eastAsia="宋体" w:hAnsi="Times New Roman" w:cs="Times New Roman" w:hint="eastAsia"/>
          <w:sz w:val="24"/>
          <w:szCs w:val="21"/>
        </w:rPr>
        <w:t>将一寸</w:t>
      </w:r>
      <w:proofErr w:type="gramStart"/>
      <w:r w:rsidR="000B22AE" w:rsidRPr="00DD522B">
        <w:rPr>
          <w:rFonts w:ascii="Times New Roman" w:eastAsia="宋体" w:hAnsi="Times New Roman" w:cs="Times New Roman" w:hint="eastAsia"/>
          <w:sz w:val="24"/>
          <w:szCs w:val="21"/>
        </w:rPr>
        <w:t>十分长</w:t>
      </w:r>
      <w:proofErr w:type="gramEnd"/>
      <w:r w:rsidR="000B22AE" w:rsidRPr="00DD522B">
        <w:rPr>
          <w:rFonts w:ascii="Times New Roman" w:eastAsia="宋体" w:hAnsi="Times New Roman" w:cs="Times New Roman" w:hint="eastAsia"/>
          <w:sz w:val="24"/>
          <w:szCs w:val="21"/>
        </w:rPr>
        <w:t>的私有密钥转换成一个用户自定的助记字符串</w:t>
      </w:r>
      <w:r w:rsidR="00FE3F94" w:rsidRPr="00DD522B">
        <w:rPr>
          <w:rFonts w:ascii="Times New Roman" w:eastAsia="宋体" w:hAnsi="Times New Roman" w:cs="Times New Roman" w:hint="eastAsia"/>
          <w:sz w:val="24"/>
          <w:szCs w:val="21"/>
        </w:rPr>
        <w:t>，用户只需要记住他自己设定密码，然后就可以对加密后的私有密钥解密。</w:t>
      </w:r>
      <w:r w:rsidR="00C7321D" w:rsidRPr="00DD522B">
        <w:rPr>
          <w:rFonts w:ascii="Times New Roman" w:eastAsia="宋体" w:hAnsi="Times New Roman" w:cs="Times New Roman" w:hint="eastAsia"/>
          <w:sz w:val="24"/>
          <w:szCs w:val="21"/>
        </w:rPr>
        <w:t>AES</w:t>
      </w:r>
      <w:r w:rsidR="00C7321D" w:rsidRPr="00DD522B">
        <w:rPr>
          <w:rFonts w:ascii="Times New Roman" w:eastAsia="宋体" w:hAnsi="Times New Roman" w:cs="Times New Roman" w:hint="eastAsia"/>
          <w:sz w:val="24"/>
          <w:szCs w:val="21"/>
        </w:rPr>
        <w:t>全称为</w:t>
      </w:r>
      <w:r w:rsidR="00C7321D" w:rsidRPr="00DD522B">
        <w:rPr>
          <w:rFonts w:ascii="Times New Roman" w:eastAsia="宋体" w:hAnsi="Times New Roman" w:cs="Times New Roman"/>
          <w:sz w:val="24"/>
          <w:szCs w:val="21"/>
        </w:rPr>
        <w:t>高级加密标准</w:t>
      </w:r>
      <w:r w:rsidR="00C7321D" w:rsidRPr="00DD522B">
        <w:rPr>
          <w:rFonts w:ascii="Times New Roman" w:eastAsia="宋体" w:hAnsi="Times New Roman" w:cs="Times New Roman"/>
          <w:sz w:val="24"/>
          <w:szCs w:val="21"/>
        </w:rPr>
        <w:t>Advanced Encryption Standard</w:t>
      </w:r>
      <w:r w:rsidR="00C7321D" w:rsidRPr="00DD522B">
        <w:rPr>
          <w:rFonts w:ascii="Times New Roman" w:eastAsia="宋体" w:hAnsi="Times New Roman" w:cs="Times New Roman"/>
          <w:sz w:val="24"/>
          <w:szCs w:val="21"/>
        </w:rPr>
        <w:t>，是美国联邦政府采用的一种区块加密标准。</w:t>
      </w:r>
      <w:r w:rsidR="00DF2368" w:rsidRPr="00DD522B">
        <w:rPr>
          <w:rFonts w:ascii="Times New Roman" w:eastAsia="宋体" w:hAnsi="Times New Roman" w:cs="Times New Roman"/>
          <w:sz w:val="24"/>
          <w:szCs w:val="21"/>
        </w:rPr>
        <w:t>高级加密标准</w:t>
      </w:r>
      <w:r w:rsidR="00DF2368" w:rsidRPr="00DD522B">
        <w:rPr>
          <w:rFonts w:ascii="Times New Roman" w:eastAsia="宋体" w:hAnsi="Times New Roman" w:cs="Times New Roman" w:hint="eastAsia"/>
          <w:sz w:val="24"/>
          <w:szCs w:val="21"/>
        </w:rPr>
        <w:t>（</w:t>
      </w:r>
      <w:r w:rsidR="00DF2368" w:rsidRPr="00DD522B">
        <w:rPr>
          <w:rFonts w:ascii="Times New Roman" w:eastAsia="宋体" w:hAnsi="Times New Roman" w:cs="Times New Roman" w:hint="eastAsia"/>
          <w:sz w:val="24"/>
          <w:szCs w:val="21"/>
        </w:rPr>
        <w:t>AES</w:t>
      </w:r>
      <w:r w:rsidR="00DF2368" w:rsidRPr="00DD522B">
        <w:rPr>
          <w:rFonts w:ascii="Times New Roman" w:eastAsia="宋体" w:hAnsi="Times New Roman" w:cs="Times New Roman" w:hint="eastAsia"/>
          <w:sz w:val="24"/>
          <w:szCs w:val="21"/>
        </w:rPr>
        <w:t>）的设计思想有三则，分别是抵抗所有已知道的攻击、可运行于</w:t>
      </w:r>
      <w:r w:rsidR="00DF2368" w:rsidRPr="00DD522B">
        <w:rPr>
          <w:rFonts w:ascii="Times New Roman" w:eastAsia="宋体" w:hAnsi="Times New Roman" w:cs="Times New Roman"/>
          <w:sz w:val="24"/>
          <w:szCs w:val="21"/>
        </w:rPr>
        <w:t>多个平台</w:t>
      </w:r>
      <w:r w:rsidR="00DF2368" w:rsidRPr="00DD522B">
        <w:rPr>
          <w:rFonts w:ascii="Times New Roman" w:eastAsia="宋体" w:hAnsi="Times New Roman" w:cs="Times New Roman" w:hint="eastAsia"/>
          <w:sz w:val="24"/>
          <w:szCs w:val="21"/>
        </w:rPr>
        <w:t>且其</w:t>
      </w:r>
      <w:r w:rsidR="00DF2368" w:rsidRPr="00DD522B">
        <w:rPr>
          <w:rFonts w:ascii="Times New Roman" w:eastAsia="宋体" w:hAnsi="Times New Roman" w:cs="Times New Roman"/>
          <w:sz w:val="24"/>
          <w:szCs w:val="21"/>
        </w:rPr>
        <w:t>速度快、编码紧凑，</w:t>
      </w:r>
      <w:r w:rsidR="00DF2368" w:rsidRPr="00DD522B">
        <w:rPr>
          <w:rFonts w:ascii="Times New Roman" w:eastAsia="宋体" w:hAnsi="Times New Roman" w:cs="Times New Roman" w:hint="eastAsia"/>
          <w:sz w:val="24"/>
          <w:szCs w:val="21"/>
        </w:rPr>
        <w:t>还有设计简单。</w:t>
      </w:r>
    </w:p>
    <w:p w14:paraId="10A434DC" w14:textId="6083823E" w:rsidR="00A402B4" w:rsidRDefault="00A402B4" w:rsidP="00A402B4">
      <w:pPr>
        <w:pStyle w:val="2"/>
        <w:numPr>
          <w:ilvl w:val="2"/>
          <w:numId w:val="9"/>
        </w:numPr>
        <w:rPr>
          <w:rFonts w:ascii="Times New Roman" w:eastAsia="黑体" w:hAnsi="Times New Roman" w:cs="Times New Roman"/>
          <w:b w:val="0"/>
          <w:bCs w:val="0"/>
          <w:sz w:val="30"/>
          <w:szCs w:val="20"/>
        </w:rPr>
      </w:pPr>
      <w:bookmarkStart w:id="99" w:name="_Toc6996090"/>
      <w:r>
        <w:rPr>
          <w:rFonts w:ascii="Times New Roman" w:eastAsia="黑体" w:hAnsi="Times New Roman" w:cs="Times New Roman" w:hint="eastAsia"/>
          <w:b w:val="0"/>
          <w:bCs w:val="0"/>
          <w:sz w:val="30"/>
          <w:szCs w:val="20"/>
        </w:rPr>
        <w:t>AES</w:t>
      </w:r>
      <w:r>
        <w:rPr>
          <w:rFonts w:ascii="Times New Roman" w:eastAsia="黑体" w:hAnsi="Times New Roman" w:cs="Times New Roman" w:hint="eastAsia"/>
          <w:b w:val="0"/>
          <w:bCs w:val="0"/>
          <w:sz w:val="30"/>
          <w:szCs w:val="20"/>
        </w:rPr>
        <w:t>加密</w:t>
      </w:r>
      <w:bookmarkEnd w:id="99"/>
    </w:p>
    <w:p w14:paraId="17E40585" w14:textId="04F811A6" w:rsidR="00A402B4" w:rsidRDefault="00A402B4" w:rsidP="00A402B4">
      <w:pPr>
        <w:pStyle w:val="2"/>
        <w:numPr>
          <w:ilvl w:val="3"/>
          <w:numId w:val="9"/>
        </w:numPr>
        <w:rPr>
          <w:rFonts w:ascii="Times New Roman" w:eastAsia="黑体" w:hAnsi="Times New Roman" w:cs="Times New Roman"/>
          <w:b w:val="0"/>
          <w:bCs w:val="0"/>
          <w:sz w:val="30"/>
          <w:szCs w:val="20"/>
        </w:rPr>
      </w:pPr>
      <w:bookmarkStart w:id="100" w:name="_Toc6996091"/>
      <w:r>
        <w:rPr>
          <w:rFonts w:ascii="Times New Roman" w:eastAsia="黑体" w:hAnsi="Times New Roman" w:cs="Times New Roman" w:hint="eastAsia"/>
          <w:b w:val="0"/>
          <w:bCs w:val="0"/>
          <w:sz w:val="30"/>
          <w:szCs w:val="20"/>
        </w:rPr>
        <w:t>AES</w:t>
      </w:r>
      <w:r>
        <w:rPr>
          <w:rFonts w:ascii="Times New Roman" w:eastAsia="黑体" w:hAnsi="Times New Roman" w:cs="Times New Roman" w:hint="eastAsia"/>
          <w:b w:val="0"/>
          <w:bCs w:val="0"/>
          <w:sz w:val="30"/>
          <w:szCs w:val="20"/>
        </w:rPr>
        <w:t>数据结构</w:t>
      </w:r>
      <w:bookmarkEnd w:id="100"/>
    </w:p>
    <w:p w14:paraId="7D64BC8E" w14:textId="52B24DA4" w:rsidR="00314E0E" w:rsidRPr="00DD522B" w:rsidRDefault="00314E0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AES</w:t>
      </w:r>
      <w:r w:rsidRPr="00DD522B">
        <w:rPr>
          <w:rFonts w:ascii="Times New Roman" w:eastAsia="宋体" w:hAnsi="Times New Roman" w:cs="Times New Roman" w:hint="eastAsia"/>
          <w:sz w:val="24"/>
          <w:szCs w:val="21"/>
        </w:rPr>
        <w:t>加密算法</w:t>
      </w:r>
      <w:r w:rsidRPr="00DD522B">
        <w:rPr>
          <w:rFonts w:ascii="Times New Roman" w:eastAsia="宋体" w:hAnsi="Times New Roman" w:cs="Times New Roman"/>
          <w:sz w:val="24"/>
          <w:szCs w:val="21"/>
        </w:rPr>
        <w:t>的</w:t>
      </w:r>
      <w:proofErr w:type="gramStart"/>
      <w:r w:rsidRPr="00DD522B">
        <w:rPr>
          <w:rFonts w:ascii="Times New Roman" w:eastAsia="宋体" w:hAnsi="Times New Roman" w:cs="Times New Roman"/>
          <w:sz w:val="24"/>
          <w:szCs w:val="21"/>
        </w:rPr>
        <w:t>输入</w:t>
      </w:r>
      <w:r w:rsidRPr="00DD522B">
        <w:rPr>
          <w:rFonts w:ascii="Times New Roman" w:eastAsia="宋体" w:hAnsi="Times New Roman" w:cs="Times New Roman" w:hint="eastAsia"/>
          <w:sz w:val="24"/>
          <w:szCs w:val="21"/>
        </w:rPr>
        <w:t>位</w:t>
      </w:r>
      <w:proofErr w:type="gramEnd"/>
      <w:r w:rsidRPr="00DD522B">
        <w:rPr>
          <w:rFonts w:ascii="Times New Roman" w:eastAsia="宋体" w:hAnsi="Times New Roman" w:cs="Times New Roman"/>
          <w:sz w:val="24"/>
          <w:szCs w:val="21"/>
        </w:rPr>
        <w:t>是一个</w:t>
      </w:r>
      <w:r w:rsidRPr="00DD522B">
        <w:rPr>
          <w:rFonts w:ascii="Times New Roman" w:eastAsia="宋体" w:hAnsi="Times New Roman" w:cs="Times New Roman"/>
          <w:sz w:val="24"/>
          <w:szCs w:val="21"/>
        </w:rPr>
        <w:t>128</w:t>
      </w:r>
      <w:r w:rsidRPr="00DD522B">
        <w:rPr>
          <w:rFonts w:ascii="Times New Roman" w:eastAsia="宋体" w:hAnsi="Times New Roman" w:cs="Times New Roman"/>
          <w:sz w:val="24"/>
          <w:szCs w:val="21"/>
        </w:rPr>
        <w:t>位分组。这</w:t>
      </w:r>
      <w:r w:rsidRPr="00DD522B">
        <w:rPr>
          <w:rFonts w:ascii="Times New Roman" w:eastAsia="宋体" w:hAnsi="Times New Roman" w:cs="Times New Roman" w:hint="eastAsia"/>
          <w:sz w:val="24"/>
          <w:szCs w:val="21"/>
        </w:rPr>
        <w:t>堆</w:t>
      </w:r>
      <w:r w:rsidRPr="00DD522B">
        <w:rPr>
          <w:rFonts w:ascii="Times New Roman" w:eastAsia="宋体" w:hAnsi="Times New Roman" w:cs="Times New Roman"/>
          <w:sz w:val="24"/>
          <w:szCs w:val="21"/>
        </w:rPr>
        <w:t>分组被描述成</w:t>
      </w:r>
      <w:r w:rsidRPr="00DD522B">
        <w:rPr>
          <w:rFonts w:ascii="Times New Roman" w:eastAsia="宋体" w:hAnsi="Times New Roman" w:cs="Times New Roman"/>
          <w:sz w:val="24"/>
          <w:szCs w:val="21"/>
        </w:rPr>
        <w:t>4×4</w:t>
      </w:r>
      <w:r w:rsidRPr="00DD522B">
        <w:rPr>
          <w:rFonts w:ascii="Times New Roman" w:eastAsia="宋体" w:hAnsi="Times New Roman" w:cs="Times New Roman"/>
          <w:sz w:val="24"/>
          <w:szCs w:val="21"/>
        </w:rPr>
        <w:t>的字节方阵，这个分组被复制到</w:t>
      </w:r>
      <w:r w:rsidRPr="00DD522B">
        <w:rPr>
          <w:rFonts w:ascii="Times New Roman" w:eastAsia="宋体" w:hAnsi="Times New Roman" w:cs="Times New Roman"/>
          <w:sz w:val="24"/>
          <w:szCs w:val="21"/>
        </w:rPr>
        <w:t>state</w:t>
      </w:r>
      <w:r w:rsidR="00AB3DBF" w:rsidRPr="00DD522B">
        <w:rPr>
          <w:rFonts w:ascii="Times New Roman" w:eastAsia="宋体" w:hAnsi="Times New Roman" w:cs="Times New Roman"/>
          <w:sz w:val="24"/>
          <w:szCs w:val="21"/>
        </w:rPr>
        <w:t>数组中，</w:t>
      </w:r>
      <w:r w:rsidR="00AB3DBF" w:rsidRPr="00DD522B">
        <w:rPr>
          <w:rFonts w:ascii="Times New Roman" w:eastAsia="宋体" w:hAnsi="Times New Roman" w:cs="Times New Roman" w:hint="eastAsia"/>
          <w:sz w:val="24"/>
          <w:szCs w:val="21"/>
        </w:rPr>
        <w:t>分组会</w:t>
      </w:r>
      <w:r w:rsidR="00AB3DBF" w:rsidRPr="00DD522B">
        <w:rPr>
          <w:rFonts w:ascii="Times New Roman" w:eastAsia="宋体" w:hAnsi="Times New Roman" w:cs="Times New Roman"/>
          <w:sz w:val="24"/>
          <w:szCs w:val="21"/>
        </w:rPr>
        <w:t>在加密</w:t>
      </w:r>
      <w:r w:rsidR="00AB3DBF" w:rsidRPr="00DD522B">
        <w:rPr>
          <w:rFonts w:ascii="Times New Roman" w:eastAsia="宋体" w:hAnsi="Times New Roman" w:cs="Times New Roman" w:hint="eastAsia"/>
          <w:sz w:val="24"/>
          <w:szCs w:val="21"/>
        </w:rPr>
        <w:t>或者</w:t>
      </w:r>
      <w:r w:rsidRPr="00DD522B">
        <w:rPr>
          <w:rFonts w:ascii="Times New Roman" w:eastAsia="宋体" w:hAnsi="Times New Roman" w:cs="Times New Roman"/>
          <w:sz w:val="24"/>
          <w:szCs w:val="21"/>
        </w:rPr>
        <w:t>解密的</w:t>
      </w:r>
      <w:r w:rsidR="00AB3DBF" w:rsidRPr="00DD522B">
        <w:rPr>
          <w:rFonts w:ascii="Times New Roman" w:eastAsia="宋体" w:hAnsi="Times New Roman" w:cs="Times New Roman" w:hint="eastAsia"/>
          <w:sz w:val="24"/>
          <w:szCs w:val="21"/>
        </w:rPr>
        <w:t>整个过程每个阶段都会被</w:t>
      </w:r>
      <w:r w:rsidRPr="00DD522B">
        <w:rPr>
          <w:rFonts w:ascii="Times New Roman" w:eastAsia="宋体" w:hAnsi="Times New Roman" w:cs="Times New Roman"/>
          <w:sz w:val="24"/>
          <w:szCs w:val="21"/>
        </w:rPr>
        <w:t>修改。在字节方阵中，</w:t>
      </w:r>
      <w:r w:rsidR="00100555" w:rsidRPr="00DD522B">
        <w:rPr>
          <w:rFonts w:ascii="Times New Roman" w:eastAsia="宋体" w:hAnsi="Times New Roman" w:cs="Times New Roman" w:hint="eastAsia"/>
          <w:sz w:val="24"/>
          <w:szCs w:val="21"/>
        </w:rPr>
        <w:t>方阵中每一位均为</w:t>
      </w:r>
      <w:r w:rsidRPr="00DD522B">
        <w:rPr>
          <w:rFonts w:ascii="Times New Roman" w:eastAsia="宋体" w:hAnsi="Times New Roman" w:cs="Times New Roman"/>
          <w:sz w:val="24"/>
          <w:szCs w:val="21"/>
        </w:rPr>
        <w:t>一个字，</w:t>
      </w:r>
      <w:r w:rsidR="00100555" w:rsidRPr="00DD522B">
        <w:rPr>
          <w:rFonts w:ascii="Times New Roman" w:eastAsia="宋体" w:hAnsi="Times New Roman" w:cs="Times New Roman" w:hint="eastAsia"/>
          <w:sz w:val="24"/>
          <w:szCs w:val="21"/>
        </w:rPr>
        <w:t>一个字大小为</w:t>
      </w:r>
      <w:r w:rsidRPr="00DD522B">
        <w:rPr>
          <w:rFonts w:ascii="Times New Roman" w:eastAsia="宋体" w:hAnsi="Times New Roman" w:cs="Times New Roman"/>
          <w:sz w:val="24"/>
          <w:szCs w:val="21"/>
        </w:rPr>
        <w:t>4</w:t>
      </w:r>
      <w:r w:rsidR="00F76067" w:rsidRPr="00DD522B">
        <w:rPr>
          <w:rFonts w:ascii="Times New Roman" w:eastAsia="宋体" w:hAnsi="Times New Roman" w:cs="Times New Roman"/>
          <w:sz w:val="24"/>
          <w:szCs w:val="21"/>
        </w:rPr>
        <w:t>字节。</w:t>
      </w:r>
      <w:r w:rsidRPr="00DD522B">
        <w:rPr>
          <w:rFonts w:ascii="Times New Roman" w:eastAsia="宋体" w:hAnsi="Times New Roman" w:cs="Times New Roman"/>
          <w:sz w:val="24"/>
          <w:szCs w:val="21"/>
        </w:rPr>
        <w:t>矩阵中</w:t>
      </w:r>
      <w:r w:rsidR="00F76067"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字</w:t>
      </w:r>
      <w:proofErr w:type="gramStart"/>
      <w:r w:rsidRPr="00DD522B">
        <w:rPr>
          <w:rFonts w:ascii="Times New Roman" w:eastAsia="宋体" w:hAnsi="Times New Roman" w:cs="Times New Roman"/>
          <w:sz w:val="24"/>
          <w:szCs w:val="21"/>
        </w:rPr>
        <w:t>是按列排序</w:t>
      </w:r>
      <w:proofErr w:type="gramEnd"/>
      <w:r w:rsidRPr="00DD522B">
        <w:rPr>
          <w:rFonts w:ascii="Times New Roman" w:eastAsia="宋体" w:hAnsi="Times New Roman" w:cs="Times New Roman"/>
          <w:sz w:val="24"/>
          <w:szCs w:val="21"/>
        </w:rPr>
        <w:t>的。</w:t>
      </w:r>
      <w:r w:rsidR="00DD522B">
        <w:rPr>
          <w:rFonts w:ascii="Times New Roman" w:eastAsia="宋体" w:hAnsi="Times New Roman" w:cs="Times New Roman" w:hint="eastAsia"/>
          <w:sz w:val="24"/>
          <w:szCs w:val="21"/>
        </w:rPr>
        <w:t>数据结构如图</w:t>
      </w:r>
      <w:r w:rsidR="00DD522B">
        <w:rPr>
          <w:rFonts w:ascii="Times New Roman" w:eastAsia="宋体" w:hAnsi="Times New Roman" w:cs="Times New Roman" w:hint="eastAsia"/>
          <w:sz w:val="24"/>
          <w:szCs w:val="21"/>
        </w:rPr>
        <w:t>6:</w:t>
      </w:r>
    </w:p>
    <w:p w14:paraId="22C936C9" w14:textId="08A50797" w:rsidR="00703157" w:rsidRDefault="00703157" w:rsidP="00DD522B">
      <w:pPr>
        <w:jc w:val="center"/>
      </w:pPr>
      <w:r w:rsidRPr="00703157">
        <w:rPr>
          <w:noProof/>
        </w:rPr>
        <w:lastRenderedPageBreak/>
        <w:drawing>
          <wp:inline distT="0" distB="0" distL="0" distR="0" wp14:anchorId="3E20D7D7" wp14:editId="0951B532">
            <wp:extent cx="5270500" cy="2764790"/>
            <wp:effectExtent l="0" t="0" r="1270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764790"/>
                    </a:xfrm>
                    <a:prstGeom prst="rect">
                      <a:avLst/>
                    </a:prstGeom>
                  </pic:spPr>
                </pic:pic>
              </a:graphicData>
            </a:graphic>
          </wp:inline>
        </w:drawing>
      </w:r>
    </w:p>
    <w:p w14:paraId="1D595BF8" w14:textId="0B4AC37C" w:rsidR="00DD522B" w:rsidRDefault="00DD522B" w:rsidP="00DD522B">
      <w:pPr>
        <w:jc w:val="center"/>
      </w:pPr>
      <w:r>
        <w:rPr>
          <w:rFonts w:hint="eastAsia"/>
        </w:rPr>
        <w:t>图6</w:t>
      </w:r>
      <w:ins w:id="101" w:author="sszhu" w:date="2019-04-26T07:00:00Z">
        <w:r w:rsidR="008F05B2">
          <w:rPr>
            <w:rFonts w:hint="eastAsia"/>
          </w:rPr>
          <w:t>。。。。。</w:t>
        </w:r>
      </w:ins>
    </w:p>
    <w:p w14:paraId="05CFB8F5" w14:textId="44A3445C" w:rsidR="00841894" w:rsidRDefault="00841894" w:rsidP="00841894">
      <w:pPr>
        <w:pStyle w:val="2"/>
        <w:numPr>
          <w:ilvl w:val="3"/>
          <w:numId w:val="9"/>
        </w:numPr>
        <w:rPr>
          <w:rFonts w:ascii="Times New Roman" w:eastAsia="黑体" w:hAnsi="Times New Roman" w:cs="Times New Roman"/>
          <w:b w:val="0"/>
          <w:bCs w:val="0"/>
          <w:sz w:val="30"/>
          <w:szCs w:val="20"/>
        </w:rPr>
      </w:pPr>
      <w:bookmarkStart w:id="102" w:name="_Toc6996092"/>
      <w:r>
        <w:rPr>
          <w:rFonts w:ascii="Times New Roman" w:eastAsia="黑体" w:hAnsi="Times New Roman" w:cs="Times New Roman" w:hint="eastAsia"/>
          <w:b w:val="0"/>
          <w:bCs w:val="0"/>
          <w:sz w:val="30"/>
          <w:szCs w:val="20"/>
        </w:rPr>
        <w:t>AES</w:t>
      </w:r>
      <w:r>
        <w:rPr>
          <w:rFonts w:ascii="Times New Roman" w:eastAsia="黑体" w:hAnsi="Times New Roman" w:cs="Times New Roman" w:hint="eastAsia"/>
          <w:b w:val="0"/>
          <w:bCs w:val="0"/>
          <w:sz w:val="30"/>
          <w:szCs w:val="20"/>
        </w:rPr>
        <w:t>加密过程</w:t>
      </w:r>
      <w:bookmarkEnd w:id="102"/>
    </w:p>
    <w:p w14:paraId="1C5E8A38" w14:textId="39014568" w:rsidR="009214BE" w:rsidRPr="00DD522B" w:rsidRDefault="00841894"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加密</w:t>
      </w:r>
      <w:r w:rsidRPr="00DD522B">
        <w:rPr>
          <w:rFonts w:ascii="Times New Roman" w:eastAsia="宋体" w:hAnsi="Times New Roman" w:cs="Times New Roman" w:hint="eastAsia"/>
          <w:sz w:val="24"/>
          <w:szCs w:val="21"/>
        </w:rPr>
        <w:t>由多</w:t>
      </w:r>
      <w:r w:rsidRPr="00DD522B">
        <w:rPr>
          <w:rFonts w:ascii="Times New Roman" w:eastAsia="宋体" w:hAnsi="Times New Roman" w:cs="Times New Roman"/>
          <w:sz w:val="24"/>
          <w:szCs w:val="21"/>
        </w:rPr>
        <w:t>轮构成，</w:t>
      </w:r>
      <w:r w:rsidRPr="00DD522B">
        <w:rPr>
          <w:rFonts w:ascii="Times New Roman" w:eastAsia="宋体" w:hAnsi="Times New Roman" w:cs="Times New Roman" w:hint="eastAsia"/>
          <w:sz w:val="24"/>
          <w:szCs w:val="21"/>
        </w:rPr>
        <w:t>且其</w:t>
      </w:r>
      <w:r w:rsidR="00EB6977" w:rsidRPr="00DD522B">
        <w:rPr>
          <w:rFonts w:ascii="Times New Roman" w:eastAsia="宋体" w:hAnsi="Times New Roman" w:cs="Times New Roman"/>
          <w:sz w:val="24"/>
          <w:szCs w:val="21"/>
        </w:rPr>
        <w:t>轮数依赖于密钥长度。</w:t>
      </w:r>
      <w:r w:rsidR="00EB6977" w:rsidRPr="00DD522B">
        <w:rPr>
          <w:rFonts w:ascii="Times New Roman" w:eastAsia="宋体" w:hAnsi="Times New Roman" w:cs="Times New Roman"/>
          <w:sz w:val="24"/>
          <w:szCs w:val="21"/>
        </w:rPr>
        <w:t xml:space="preserve">AES </w:t>
      </w:r>
      <w:r w:rsidR="00EB6977" w:rsidRPr="00DD522B">
        <w:rPr>
          <w:rFonts w:ascii="Times New Roman" w:eastAsia="宋体" w:hAnsi="Times New Roman" w:cs="Times New Roman"/>
          <w:sz w:val="24"/>
          <w:szCs w:val="21"/>
        </w:rPr>
        <w:t>的基本要求是采用对称分组的密码体制，最少支持</w:t>
      </w:r>
      <w:r w:rsidR="00EB6977" w:rsidRPr="00DD522B">
        <w:rPr>
          <w:rFonts w:ascii="Times New Roman" w:eastAsia="宋体" w:hAnsi="Times New Roman" w:cs="Times New Roman"/>
          <w:sz w:val="24"/>
          <w:szCs w:val="21"/>
        </w:rPr>
        <w:t>128</w:t>
      </w:r>
      <w:r w:rsidR="00EB6977" w:rsidRPr="00DD522B">
        <w:rPr>
          <w:rFonts w:ascii="Times New Roman" w:eastAsia="宋体" w:hAnsi="Times New Roman" w:cs="Times New Roman"/>
          <w:sz w:val="24"/>
          <w:szCs w:val="21"/>
        </w:rPr>
        <w:t>、</w:t>
      </w:r>
      <w:r w:rsidR="00EB6977" w:rsidRPr="00DD522B">
        <w:rPr>
          <w:rFonts w:ascii="Times New Roman" w:eastAsia="宋体" w:hAnsi="Times New Roman" w:cs="Times New Roman"/>
          <w:sz w:val="24"/>
          <w:szCs w:val="21"/>
        </w:rPr>
        <w:t>192</w:t>
      </w:r>
      <w:r w:rsidR="00EB6977" w:rsidRPr="00DD522B">
        <w:rPr>
          <w:rFonts w:ascii="Times New Roman" w:eastAsia="宋体" w:hAnsi="Times New Roman" w:cs="Times New Roman"/>
          <w:sz w:val="24"/>
          <w:szCs w:val="21"/>
        </w:rPr>
        <w:t>、</w:t>
      </w:r>
      <w:r w:rsidR="00EB6977" w:rsidRPr="00DD522B">
        <w:rPr>
          <w:rFonts w:ascii="Times New Roman" w:eastAsia="宋体" w:hAnsi="Times New Roman" w:cs="Times New Roman"/>
          <w:sz w:val="24"/>
          <w:szCs w:val="21"/>
        </w:rPr>
        <w:t>256</w:t>
      </w:r>
      <w:r w:rsidR="00EB6977" w:rsidRPr="00DD522B">
        <w:rPr>
          <w:rFonts w:ascii="Times New Roman" w:eastAsia="宋体" w:hAnsi="Times New Roman" w:cs="Times New Roman"/>
          <w:sz w:val="24"/>
          <w:szCs w:val="21"/>
        </w:rPr>
        <w:t>的密钥长度分组长度为</w:t>
      </w:r>
      <w:r w:rsidR="00EB6977" w:rsidRPr="00DD522B">
        <w:rPr>
          <w:rFonts w:ascii="Times New Roman" w:eastAsia="宋体" w:hAnsi="Times New Roman" w:cs="Times New Roman"/>
          <w:sz w:val="24"/>
          <w:szCs w:val="21"/>
        </w:rPr>
        <w:t>128</w:t>
      </w:r>
      <w:r w:rsidR="00EB6977" w:rsidRPr="00DD522B">
        <w:rPr>
          <w:rFonts w:ascii="Times New Roman" w:eastAsia="宋体" w:hAnsi="Times New Roman" w:cs="Times New Roman"/>
          <w:sz w:val="24"/>
          <w:szCs w:val="21"/>
        </w:rPr>
        <w:t>位。</w:t>
      </w:r>
      <w:r w:rsidR="00EB6977" w:rsidRPr="00DD522B">
        <w:rPr>
          <w:rFonts w:ascii="Times New Roman" w:eastAsia="宋体" w:hAnsi="Times New Roman" w:cs="Times New Roman"/>
          <w:sz w:val="24"/>
          <w:szCs w:val="21"/>
        </w:rPr>
        <w:t xml:space="preserve">AES </w:t>
      </w:r>
      <w:r w:rsidR="00EB6977" w:rsidRPr="00DD522B">
        <w:rPr>
          <w:rFonts w:ascii="Times New Roman" w:eastAsia="宋体" w:hAnsi="Times New Roman" w:cs="Times New Roman"/>
          <w:sz w:val="24"/>
          <w:szCs w:val="21"/>
        </w:rPr>
        <w:t>加密数据块的大小最大值是</w:t>
      </w:r>
      <w:r w:rsidR="00EB6977" w:rsidRPr="00DD522B">
        <w:rPr>
          <w:rFonts w:ascii="Times New Roman" w:eastAsia="宋体" w:hAnsi="Times New Roman" w:cs="Times New Roman"/>
          <w:sz w:val="24"/>
          <w:szCs w:val="21"/>
        </w:rPr>
        <w:t>256bit</w:t>
      </w:r>
      <w:r w:rsidR="00EB6977" w:rsidRPr="00DD522B">
        <w:rPr>
          <w:rFonts w:ascii="Times New Roman" w:eastAsia="宋体" w:hAnsi="Times New Roman" w:cs="Times New Roman"/>
          <w:sz w:val="24"/>
          <w:szCs w:val="21"/>
        </w:rPr>
        <w:t>，密钥的长度理论上没有上限</w:t>
      </w:r>
      <w:r w:rsidR="00B0289D" w:rsidRPr="00DD522B">
        <w:rPr>
          <w:rFonts w:ascii="Times New Roman" w:eastAsia="宋体" w:hAnsi="Times New Roman" w:cs="Times New Roman" w:hint="eastAsia"/>
          <w:sz w:val="24"/>
          <w:szCs w:val="21"/>
        </w:rPr>
        <w:t>。</w:t>
      </w:r>
      <w:r w:rsidR="008617F3">
        <w:rPr>
          <w:rFonts w:ascii="Times New Roman" w:eastAsia="宋体" w:hAnsi="Times New Roman" w:cs="Times New Roman"/>
          <w:sz w:val="24"/>
          <w:szCs w:val="21"/>
        </w:rPr>
        <w:t>[</w:t>
      </w:r>
      <w:r w:rsidR="00EB6977" w:rsidRPr="00DD522B">
        <w:rPr>
          <w:rFonts w:ascii="Times New Roman" w:eastAsia="宋体" w:hAnsi="Times New Roman" w:cs="Times New Roman"/>
          <w:sz w:val="24"/>
          <w:szCs w:val="21"/>
        </w:rPr>
        <w:endnoteReference w:id="6"/>
      </w:r>
      <w:r w:rsidR="008617F3">
        <w:rPr>
          <w:rFonts w:ascii="Times New Roman" w:eastAsia="宋体" w:hAnsi="Times New Roman" w:cs="Times New Roman"/>
          <w:sz w:val="24"/>
          <w:szCs w:val="21"/>
        </w:rPr>
        <w:t>]</w:t>
      </w:r>
      <w:r w:rsidR="001C64C3" w:rsidRPr="00DD522B">
        <w:rPr>
          <w:rFonts w:ascii="Times New Roman" w:eastAsia="宋体" w:hAnsi="Times New Roman" w:cs="Times New Roman" w:hint="eastAsia"/>
          <w:sz w:val="24"/>
          <w:szCs w:val="21"/>
        </w:rPr>
        <w:t>设</w:t>
      </w:r>
      <w:proofErr w:type="gramStart"/>
      <w:r w:rsidR="001C64C3" w:rsidRPr="00DD522B">
        <w:rPr>
          <w:rFonts w:ascii="Times New Roman" w:eastAsia="宋体" w:hAnsi="Times New Roman" w:cs="Times New Roman" w:hint="eastAsia"/>
          <w:sz w:val="24"/>
          <w:szCs w:val="21"/>
        </w:rPr>
        <w:t>加密共</w:t>
      </w:r>
      <w:proofErr w:type="gramEnd"/>
      <w:r w:rsidR="001C64C3" w:rsidRPr="00DD522B">
        <w:rPr>
          <w:rFonts w:ascii="Times New Roman" w:eastAsia="宋体" w:hAnsi="Times New Roman" w:cs="Times New Roman" w:hint="eastAsia"/>
          <w:sz w:val="24"/>
          <w:szCs w:val="21"/>
        </w:rPr>
        <w:t>N</w:t>
      </w:r>
      <w:r w:rsidR="001C64C3" w:rsidRPr="00DD522B">
        <w:rPr>
          <w:rFonts w:ascii="Times New Roman" w:eastAsia="宋体" w:hAnsi="Times New Roman" w:cs="Times New Roman" w:hint="eastAsia"/>
          <w:sz w:val="24"/>
          <w:szCs w:val="21"/>
        </w:rPr>
        <w:t>轮，</w:t>
      </w:r>
      <w:r w:rsidR="001C64C3" w:rsidRPr="00DD522B">
        <w:rPr>
          <w:rFonts w:ascii="Times New Roman" w:eastAsia="宋体" w:hAnsi="Times New Roman" w:cs="Times New Roman"/>
          <w:sz w:val="24"/>
          <w:szCs w:val="21"/>
        </w:rPr>
        <w:t>前</w:t>
      </w:r>
      <w:r w:rsidR="001C64C3" w:rsidRPr="00DD522B">
        <w:rPr>
          <w:rFonts w:ascii="Times New Roman" w:eastAsia="宋体" w:hAnsi="Times New Roman" w:cs="Times New Roman"/>
          <w:sz w:val="24"/>
          <w:szCs w:val="21"/>
        </w:rPr>
        <w:t>N-1</w:t>
      </w:r>
      <w:r w:rsidR="001C64C3" w:rsidRPr="00DD522B">
        <w:rPr>
          <w:rFonts w:ascii="Times New Roman" w:eastAsia="宋体" w:hAnsi="Times New Roman" w:cs="Times New Roman"/>
          <w:sz w:val="24"/>
          <w:szCs w:val="21"/>
        </w:rPr>
        <w:t>轮</w:t>
      </w:r>
      <w:r w:rsidR="001C64C3" w:rsidRPr="00DD522B">
        <w:rPr>
          <w:rFonts w:ascii="Times New Roman" w:eastAsia="宋体" w:hAnsi="Times New Roman" w:cs="Times New Roman" w:hint="eastAsia"/>
          <w:sz w:val="24"/>
          <w:szCs w:val="21"/>
        </w:rPr>
        <w:t>则有</w:t>
      </w:r>
      <w:r w:rsidR="00CA2230" w:rsidRPr="00DD522B">
        <w:rPr>
          <w:rFonts w:ascii="Times New Roman" w:eastAsia="宋体" w:hAnsi="Times New Roman" w:cs="Times New Roman" w:hint="eastAsia"/>
          <w:sz w:val="24"/>
          <w:szCs w:val="21"/>
        </w:rPr>
        <w:t>四</w:t>
      </w:r>
      <w:r w:rsidR="001C64C3" w:rsidRPr="00DD522B">
        <w:rPr>
          <w:rFonts w:ascii="Times New Roman" w:eastAsia="宋体" w:hAnsi="Times New Roman" w:cs="Times New Roman"/>
          <w:sz w:val="24"/>
          <w:szCs w:val="21"/>
        </w:rPr>
        <w:t>个不同的变换</w:t>
      </w:r>
      <w:r w:rsidR="00215540" w:rsidRPr="00DD522B">
        <w:rPr>
          <w:rFonts w:ascii="Times New Roman" w:eastAsia="宋体" w:hAnsi="Times New Roman" w:cs="Times New Roman"/>
          <w:sz w:val="24"/>
          <w:szCs w:val="21"/>
        </w:rPr>
        <w:t>，</w:t>
      </w:r>
      <w:r w:rsidR="00215540" w:rsidRPr="00DD522B">
        <w:rPr>
          <w:rFonts w:ascii="Times New Roman" w:eastAsia="宋体" w:hAnsi="Times New Roman" w:cs="Times New Roman" w:hint="eastAsia"/>
          <w:sz w:val="24"/>
          <w:szCs w:val="21"/>
        </w:rPr>
        <w:t>分别是</w:t>
      </w:r>
      <w:r w:rsidR="00B8577C" w:rsidRPr="00DD522B">
        <w:rPr>
          <w:rFonts w:ascii="Times New Roman" w:eastAsia="宋体" w:hAnsi="Times New Roman" w:cs="Times New Roman"/>
          <w:sz w:val="24"/>
          <w:szCs w:val="21"/>
        </w:rPr>
        <w:t>字节代替、行移位、列混淆和轮密钥加。</w:t>
      </w:r>
      <w:r w:rsidR="009214BE" w:rsidRPr="00DD522B">
        <w:rPr>
          <w:rFonts w:ascii="Times New Roman" w:eastAsia="宋体" w:hAnsi="Times New Roman" w:cs="Times New Roman" w:hint="eastAsia"/>
          <w:sz w:val="24"/>
          <w:szCs w:val="21"/>
        </w:rPr>
        <w:t>以下为四种不同变换的解释：</w:t>
      </w:r>
    </w:p>
    <w:p w14:paraId="53119950" w14:textId="032B9E56" w:rsidR="009214BE" w:rsidRPr="00DD522B" w:rsidRDefault="009214B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1</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字节代替（</w:t>
      </w:r>
      <w:r w:rsidRPr="00DD522B">
        <w:rPr>
          <w:rFonts w:ascii="Times New Roman" w:eastAsia="宋体" w:hAnsi="Times New Roman" w:cs="Times New Roman"/>
          <w:sz w:val="24"/>
          <w:szCs w:val="21"/>
        </w:rPr>
        <w:t>Sub</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Bytes</w:t>
      </w:r>
      <w:r w:rsidRPr="00DD522B">
        <w:rPr>
          <w:rFonts w:ascii="Times New Roman" w:eastAsia="宋体" w:hAnsi="Times New Roman" w:cs="Times New Roman"/>
          <w:sz w:val="24"/>
          <w:szCs w:val="21"/>
        </w:rPr>
        <w:t>）：用一个</w:t>
      </w:r>
      <w:r w:rsidRPr="00DD522B">
        <w:rPr>
          <w:rFonts w:ascii="Times New Roman" w:eastAsia="宋体" w:hAnsi="Times New Roman" w:cs="Times New Roman"/>
          <w:sz w:val="24"/>
          <w:szCs w:val="21"/>
        </w:rPr>
        <w:t>S</w:t>
      </w:r>
      <w:proofErr w:type="gramStart"/>
      <w:r w:rsidR="006A6733" w:rsidRPr="00DD522B">
        <w:rPr>
          <w:rFonts w:ascii="Times New Roman" w:eastAsia="宋体" w:hAnsi="Times New Roman" w:cs="Times New Roman"/>
          <w:sz w:val="24"/>
          <w:szCs w:val="21"/>
        </w:rPr>
        <w:t>盒完成</w:t>
      </w:r>
      <w:proofErr w:type="gramEnd"/>
      <w:r w:rsidR="006A6733" w:rsidRPr="00DD522B">
        <w:rPr>
          <w:rFonts w:ascii="Times New Roman" w:eastAsia="宋体" w:hAnsi="Times New Roman" w:cs="Times New Roman"/>
          <w:sz w:val="24"/>
          <w:szCs w:val="21"/>
        </w:rPr>
        <w:t>分组的字节到字节的代替，</w:t>
      </w:r>
      <w:r w:rsidR="009C42F6" w:rsidRPr="00DD522B">
        <w:rPr>
          <w:rFonts w:ascii="Times New Roman" w:eastAsia="宋体" w:hAnsi="Times New Roman" w:cs="Times New Roman"/>
          <w:sz w:val="24"/>
          <w:szCs w:val="21"/>
        </w:rPr>
        <w:t>是一个简单的查表操作。</w:t>
      </w:r>
      <w:r w:rsidR="009C42F6" w:rsidRPr="00DD522B">
        <w:rPr>
          <w:rFonts w:ascii="Times New Roman" w:eastAsia="宋体" w:hAnsi="Times New Roman" w:cs="Times New Roman" w:hint="eastAsia"/>
          <w:sz w:val="24"/>
          <w:szCs w:val="21"/>
        </w:rPr>
        <w:t>该操作也是可逆的。</w:t>
      </w:r>
    </w:p>
    <w:p w14:paraId="02C4B751" w14:textId="50246D8C" w:rsidR="009214BE" w:rsidRPr="00DD522B" w:rsidRDefault="009214B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2</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行移位（</w:t>
      </w:r>
      <w:r w:rsidRPr="00DD522B">
        <w:rPr>
          <w:rFonts w:ascii="Times New Roman" w:eastAsia="宋体" w:hAnsi="Times New Roman" w:cs="Times New Roman"/>
          <w:sz w:val="24"/>
          <w:szCs w:val="21"/>
        </w:rPr>
        <w:t>Shift</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Rows</w:t>
      </w:r>
      <w:r w:rsidRPr="00DD522B">
        <w:rPr>
          <w:rFonts w:ascii="Times New Roman" w:eastAsia="宋体" w:hAnsi="Times New Roman" w:cs="Times New Roman"/>
          <w:sz w:val="24"/>
          <w:szCs w:val="21"/>
        </w:rPr>
        <w:t>）：</w:t>
      </w:r>
      <w:r w:rsidR="00F64D12" w:rsidRPr="00DD522B">
        <w:rPr>
          <w:rFonts w:ascii="Times New Roman" w:eastAsia="宋体" w:hAnsi="Times New Roman" w:cs="Times New Roman"/>
          <w:sz w:val="24"/>
          <w:szCs w:val="21"/>
        </w:rPr>
        <w:t>行移位变换完成基于行的循环移位操作，</w:t>
      </w:r>
      <w:r w:rsidR="00F64D12" w:rsidRPr="00DD522B">
        <w:rPr>
          <w:rFonts w:ascii="Times New Roman" w:eastAsia="宋体" w:hAnsi="Times New Roman" w:cs="Times New Roman" w:hint="eastAsia"/>
          <w:sz w:val="24"/>
          <w:szCs w:val="21"/>
        </w:rPr>
        <w:t>其</w:t>
      </w:r>
      <w:r w:rsidR="00F64D12" w:rsidRPr="00DD522B">
        <w:rPr>
          <w:rFonts w:ascii="Times New Roman" w:eastAsia="宋体" w:hAnsi="Times New Roman" w:cs="Times New Roman"/>
          <w:sz w:val="24"/>
          <w:szCs w:val="21"/>
        </w:rPr>
        <w:t>变换方法</w:t>
      </w:r>
      <w:r w:rsidR="00F64D12" w:rsidRPr="00DD522B">
        <w:rPr>
          <w:rFonts w:ascii="Times New Roman" w:eastAsia="宋体" w:hAnsi="Times New Roman" w:cs="Times New Roman" w:hint="eastAsia"/>
          <w:sz w:val="24"/>
          <w:szCs w:val="21"/>
        </w:rPr>
        <w:t>分四步，首先</w:t>
      </w:r>
      <w:r w:rsidR="00F64D12" w:rsidRPr="00DD522B">
        <w:rPr>
          <w:rFonts w:ascii="Times New Roman" w:eastAsia="宋体" w:hAnsi="Times New Roman" w:cs="Times New Roman"/>
          <w:sz w:val="24"/>
          <w:szCs w:val="21"/>
        </w:rPr>
        <w:t>第</w:t>
      </w:r>
      <w:r w:rsidR="00F64D12" w:rsidRPr="00DD522B">
        <w:rPr>
          <w:rFonts w:ascii="Times New Roman" w:eastAsia="宋体" w:hAnsi="Times New Roman" w:cs="Times New Roman"/>
          <w:sz w:val="24"/>
          <w:szCs w:val="21"/>
        </w:rPr>
        <w:t>0</w:t>
      </w:r>
      <w:r w:rsidR="00F64D12" w:rsidRPr="00DD522B">
        <w:rPr>
          <w:rFonts w:ascii="Times New Roman" w:eastAsia="宋体" w:hAnsi="Times New Roman" w:cs="Times New Roman"/>
          <w:sz w:val="24"/>
          <w:szCs w:val="21"/>
        </w:rPr>
        <w:t>行不变，</w:t>
      </w:r>
      <w:r w:rsidR="00F64D12" w:rsidRPr="00DD522B">
        <w:rPr>
          <w:rFonts w:ascii="Times New Roman" w:eastAsia="宋体" w:hAnsi="Times New Roman" w:cs="Times New Roman" w:hint="eastAsia"/>
          <w:sz w:val="24"/>
          <w:szCs w:val="21"/>
        </w:rPr>
        <w:t>然后</w:t>
      </w:r>
      <w:r w:rsidR="00F64D12" w:rsidRPr="00DD522B">
        <w:rPr>
          <w:rFonts w:ascii="Times New Roman" w:eastAsia="宋体" w:hAnsi="Times New Roman" w:cs="Times New Roman"/>
          <w:sz w:val="24"/>
          <w:szCs w:val="21"/>
        </w:rPr>
        <w:t>第</w:t>
      </w:r>
      <w:r w:rsidR="00F64D12" w:rsidRPr="00DD522B">
        <w:rPr>
          <w:rFonts w:ascii="Times New Roman" w:eastAsia="宋体" w:hAnsi="Times New Roman" w:cs="Times New Roman"/>
          <w:sz w:val="24"/>
          <w:szCs w:val="21"/>
        </w:rPr>
        <w:t>1</w:t>
      </w:r>
      <w:r w:rsidR="00F64D12" w:rsidRPr="00DD522B">
        <w:rPr>
          <w:rFonts w:ascii="Times New Roman" w:eastAsia="宋体" w:hAnsi="Times New Roman" w:cs="Times New Roman"/>
          <w:sz w:val="24"/>
          <w:szCs w:val="21"/>
        </w:rPr>
        <w:t>行循环左移</w:t>
      </w:r>
      <w:r w:rsidR="00F64D12" w:rsidRPr="00DD522B">
        <w:rPr>
          <w:rFonts w:ascii="Times New Roman" w:eastAsia="宋体" w:hAnsi="Times New Roman" w:cs="Times New Roman"/>
          <w:sz w:val="24"/>
          <w:szCs w:val="21"/>
        </w:rPr>
        <w:t>1</w:t>
      </w:r>
      <w:r w:rsidR="00F64D12" w:rsidRPr="00DD522B">
        <w:rPr>
          <w:rFonts w:ascii="Times New Roman" w:eastAsia="宋体" w:hAnsi="Times New Roman" w:cs="Times New Roman"/>
          <w:sz w:val="24"/>
          <w:szCs w:val="21"/>
        </w:rPr>
        <w:t>个字节，</w:t>
      </w:r>
      <w:r w:rsidR="00F64D12" w:rsidRPr="00DD522B">
        <w:rPr>
          <w:rFonts w:ascii="Times New Roman" w:eastAsia="宋体" w:hAnsi="Times New Roman" w:cs="Times New Roman" w:hint="eastAsia"/>
          <w:sz w:val="24"/>
          <w:szCs w:val="21"/>
        </w:rPr>
        <w:t>其次</w:t>
      </w:r>
      <w:r w:rsidR="00F64D12" w:rsidRPr="00DD522B">
        <w:rPr>
          <w:rFonts w:ascii="Times New Roman" w:eastAsia="宋体" w:hAnsi="Times New Roman" w:cs="Times New Roman"/>
          <w:sz w:val="24"/>
          <w:szCs w:val="21"/>
        </w:rPr>
        <w:t>第</w:t>
      </w:r>
      <w:r w:rsidR="00F64D12" w:rsidRPr="00DD522B">
        <w:rPr>
          <w:rFonts w:ascii="Times New Roman" w:eastAsia="宋体" w:hAnsi="Times New Roman" w:cs="Times New Roman"/>
          <w:sz w:val="24"/>
          <w:szCs w:val="21"/>
        </w:rPr>
        <w:t>2</w:t>
      </w:r>
      <w:r w:rsidR="00F64D12" w:rsidRPr="00DD522B">
        <w:rPr>
          <w:rFonts w:ascii="Times New Roman" w:eastAsia="宋体" w:hAnsi="Times New Roman" w:cs="Times New Roman"/>
          <w:sz w:val="24"/>
          <w:szCs w:val="21"/>
        </w:rPr>
        <w:t>行循环左移两个字节，</w:t>
      </w:r>
      <w:r w:rsidR="00F64D12" w:rsidRPr="00DD522B">
        <w:rPr>
          <w:rFonts w:ascii="Times New Roman" w:eastAsia="宋体" w:hAnsi="Times New Roman" w:cs="Times New Roman" w:hint="eastAsia"/>
          <w:sz w:val="24"/>
          <w:szCs w:val="21"/>
        </w:rPr>
        <w:t>最后</w:t>
      </w:r>
      <w:r w:rsidR="00F64D12" w:rsidRPr="00DD522B">
        <w:rPr>
          <w:rFonts w:ascii="Times New Roman" w:eastAsia="宋体" w:hAnsi="Times New Roman" w:cs="Times New Roman"/>
          <w:sz w:val="24"/>
          <w:szCs w:val="21"/>
        </w:rPr>
        <w:t>第</w:t>
      </w:r>
      <w:r w:rsidR="00F64D12" w:rsidRPr="00DD522B">
        <w:rPr>
          <w:rFonts w:ascii="Times New Roman" w:eastAsia="宋体" w:hAnsi="Times New Roman" w:cs="Times New Roman"/>
          <w:sz w:val="24"/>
          <w:szCs w:val="21"/>
        </w:rPr>
        <w:t>3</w:t>
      </w:r>
      <w:r w:rsidR="00F64D12" w:rsidRPr="00DD522B">
        <w:rPr>
          <w:rFonts w:ascii="Times New Roman" w:eastAsia="宋体" w:hAnsi="Times New Roman" w:cs="Times New Roman"/>
          <w:sz w:val="24"/>
          <w:szCs w:val="21"/>
        </w:rPr>
        <w:t>行循环左移</w:t>
      </w:r>
      <w:r w:rsidR="00F64D12" w:rsidRPr="00DD522B">
        <w:rPr>
          <w:rFonts w:ascii="Times New Roman" w:eastAsia="宋体" w:hAnsi="Times New Roman" w:cs="Times New Roman"/>
          <w:sz w:val="24"/>
          <w:szCs w:val="21"/>
        </w:rPr>
        <w:t>3</w:t>
      </w:r>
      <w:r w:rsidR="00F64D12" w:rsidRPr="00DD522B">
        <w:rPr>
          <w:rFonts w:ascii="Times New Roman" w:eastAsia="宋体" w:hAnsi="Times New Roman" w:cs="Times New Roman"/>
          <w:sz w:val="24"/>
          <w:szCs w:val="21"/>
        </w:rPr>
        <w:t>个字节。</w:t>
      </w:r>
      <w:r w:rsidR="008627F5" w:rsidRPr="00DD522B">
        <w:rPr>
          <w:rFonts w:ascii="Times New Roman" w:eastAsia="宋体" w:hAnsi="Times New Roman" w:cs="Times New Roman" w:hint="eastAsia"/>
          <w:sz w:val="24"/>
          <w:szCs w:val="21"/>
        </w:rPr>
        <w:t>显然地，从上述操作可以得知，该操作也是可逆的。</w:t>
      </w:r>
    </w:p>
    <w:p w14:paraId="1188339E" w14:textId="01248F30" w:rsidR="009214BE" w:rsidRPr="00DD522B" w:rsidRDefault="009214B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3</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列混淆（</w:t>
      </w:r>
      <w:r w:rsidRPr="00DD522B">
        <w:rPr>
          <w:rFonts w:ascii="Times New Roman" w:eastAsia="宋体" w:hAnsi="Times New Roman" w:cs="Times New Roman"/>
          <w:sz w:val="24"/>
          <w:szCs w:val="21"/>
        </w:rPr>
        <w:t>Mix</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Columns</w:t>
      </w:r>
      <w:r w:rsidRPr="00DD522B">
        <w:rPr>
          <w:rFonts w:ascii="Times New Roman" w:eastAsia="宋体" w:hAnsi="Times New Roman" w:cs="Times New Roman"/>
          <w:sz w:val="24"/>
          <w:szCs w:val="21"/>
        </w:rPr>
        <w:t>）：利用域</w:t>
      </w:r>
      <w:r w:rsidRPr="00DD522B">
        <w:rPr>
          <w:rFonts w:ascii="Times New Roman" w:eastAsia="宋体" w:hAnsi="Times New Roman" w:cs="Times New Roman"/>
          <w:sz w:val="24"/>
          <w:szCs w:val="21"/>
        </w:rPr>
        <w:t>GF(28)</w:t>
      </w:r>
      <w:r w:rsidR="006B3F21" w:rsidRPr="00DD522B">
        <w:rPr>
          <w:rFonts w:ascii="Times New Roman" w:eastAsia="宋体" w:hAnsi="Times New Roman" w:cs="Times New Roman"/>
          <w:sz w:val="24"/>
          <w:szCs w:val="21"/>
        </w:rPr>
        <w:t>上的算术特性的一个代替，</w:t>
      </w:r>
      <w:r w:rsidR="006B3F21" w:rsidRPr="00DD522B">
        <w:rPr>
          <w:rFonts w:ascii="Times New Roman" w:eastAsia="宋体" w:hAnsi="Times New Roman" w:cs="Times New Roman" w:hint="eastAsia"/>
          <w:sz w:val="24"/>
          <w:szCs w:val="21"/>
        </w:rPr>
        <w:t>实际上就是利用了矩阵乘法。</w:t>
      </w:r>
      <w:r w:rsidR="00EB3F95" w:rsidRPr="00DD522B">
        <w:rPr>
          <w:rFonts w:ascii="Times New Roman" w:eastAsia="宋体" w:hAnsi="Times New Roman" w:cs="Times New Roman" w:hint="eastAsia"/>
          <w:sz w:val="24"/>
          <w:szCs w:val="21"/>
        </w:rPr>
        <w:t>由矩阵乘法的规则可以证明其可逆性</w:t>
      </w:r>
      <w:r w:rsidR="003F640D" w:rsidRPr="00DD522B">
        <w:rPr>
          <w:rFonts w:ascii="Times New Roman" w:eastAsia="宋体" w:hAnsi="Times New Roman" w:cs="Times New Roman" w:hint="eastAsia"/>
          <w:sz w:val="24"/>
          <w:szCs w:val="21"/>
        </w:rPr>
        <w:t>。</w:t>
      </w:r>
    </w:p>
    <w:p w14:paraId="031F3AF7" w14:textId="179D555C" w:rsidR="009214BE" w:rsidRPr="00DD522B" w:rsidRDefault="009214B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lastRenderedPageBreak/>
        <w:t>4</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轮密钥加（</w:t>
      </w:r>
      <w:r w:rsidRPr="00DD522B">
        <w:rPr>
          <w:rFonts w:ascii="Times New Roman" w:eastAsia="宋体" w:hAnsi="Times New Roman" w:cs="Times New Roman"/>
          <w:sz w:val="24"/>
          <w:szCs w:val="21"/>
        </w:rPr>
        <w:t>Add</w:t>
      </w:r>
      <w:r w:rsidRPr="00DD522B">
        <w:rPr>
          <w:rFonts w:ascii="Times New Roman" w:eastAsia="宋体" w:hAnsi="Times New Roman" w:cs="Times New Roman" w:hint="eastAsia"/>
          <w:sz w:val="24"/>
          <w:szCs w:val="21"/>
        </w:rPr>
        <w:t>-</w:t>
      </w:r>
      <w:proofErr w:type="spellStart"/>
      <w:r w:rsidRPr="00DD522B">
        <w:rPr>
          <w:rFonts w:ascii="Times New Roman" w:eastAsia="宋体" w:hAnsi="Times New Roman" w:cs="Times New Roman"/>
          <w:sz w:val="24"/>
          <w:szCs w:val="21"/>
        </w:rPr>
        <w:t>RoundKey</w:t>
      </w:r>
      <w:proofErr w:type="spellEnd"/>
      <w:r w:rsidRPr="00DD522B">
        <w:rPr>
          <w:rFonts w:ascii="Times New Roman" w:eastAsia="宋体" w:hAnsi="Times New Roman" w:cs="Times New Roman"/>
          <w:sz w:val="24"/>
          <w:szCs w:val="21"/>
        </w:rPr>
        <w:t>）：当前分组和扩展密钥的一部分进行</w:t>
      </w:r>
      <w:proofErr w:type="gramStart"/>
      <w:r w:rsidRPr="00DD522B">
        <w:rPr>
          <w:rFonts w:ascii="Times New Roman" w:eastAsia="宋体" w:hAnsi="Times New Roman" w:cs="Times New Roman"/>
          <w:sz w:val="24"/>
          <w:szCs w:val="21"/>
        </w:rPr>
        <w:t>按位异或</w:t>
      </w:r>
      <w:proofErr w:type="gramEnd"/>
      <w:r w:rsidRPr="00DD522B">
        <w:rPr>
          <w:rFonts w:ascii="Times New Roman" w:eastAsia="宋体" w:hAnsi="Times New Roman" w:cs="Times New Roman"/>
          <w:sz w:val="24"/>
          <w:szCs w:val="21"/>
        </w:rPr>
        <w:t>XOR</w:t>
      </w:r>
      <w:r w:rsidRPr="00DD522B">
        <w:rPr>
          <w:rFonts w:ascii="Times New Roman" w:eastAsia="宋体" w:hAnsi="Times New Roman" w:cs="Times New Roman"/>
          <w:sz w:val="24"/>
          <w:szCs w:val="21"/>
        </w:rPr>
        <w:t>。</w:t>
      </w:r>
    </w:p>
    <w:p w14:paraId="28373483" w14:textId="705D0190" w:rsidR="009214BE" w:rsidRPr="00DD522B" w:rsidRDefault="009214B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最后一轮仅包含三个变换。</w:t>
      </w:r>
      <w:r w:rsidRPr="00DD522B">
        <w:rPr>
          <w:rFonts w:ascii="Times New Roman" w:eastAsia="宋体" w:hAnsi="Times New Roman" w:cs="Times New Roman" w:hint="eastAsia"/>
          <w:sz w:val="24"/>
          <w:szCs w:val="21"/>
        </w:rPr>
        <w:t>需注意的是，</w:t>
      </w:r>
      <w:r w:rsidR="000D42A9" w:rsidRPr="00DD522B">
        <w:rPr>
          <w:rFonts w:ascii="Times New Roman" w:eastAsia="宋体" w:hAnsi="Times New Roman" w:cs="Times New Roman" w:hint="eastAsia"/>
          <w:sz w:val="24"/>
          <w:szCs w:val="21"/>
        </w:rPr>
        <w:t>第</w:t>
      </w:r>
      <w:r w:rsidR="000D42A9" w:rsidRPr="00DD522B">
        <w:rPr>
          <w:rFonts w:ascii="Times New Roman" w:eastAsia="宋体" w:hAnsi="Times New Roman" w:cs="Times New Roman" w:hint="eastAsia"/>
          <w:sz w:val="24"/>
          <w:szCs w:val="21"/>
        </w:rPr>
        <w:t>0</w:t>
      </w:r>
      <w:r w:rsidR="000D42A9" w:rsidRPr="00DD522B">
        <w:rPr>
          <w:rFonts w:ascii="Times New Roman" w:eastAsia="宋体" w:hAnsi="Times New Roman" w:cs="Times New Roman" w:hint="eastAsia"/>
          <w:sz w:val="24"/>
          <w:szCs w:val="21"/>
        </w:rPr>
        <w:t>轮是</w:t>
      </w:r>
      <w:r w:rsidR="000D42A9" w:rsidRPr="00DD522B">
        <w:rPr>
          <w:rFonts w:ascii="Times New Roman" w:eastAsia="宋体" w:hAnsi="Times New Roman" w:cs="Times New Roman"/>
          <w:sz w:val="24"/>
          <w:szCs w:val="21"/>
        </w:rPr>
        <w:t>在第一轮前，</w:t>
      </w:r>
      <w:r w:rsidR="000D42A9" w:rsidRPr="00DD522B">
        <w:rPr>
          <w:rFonts w:ascii="Times New Roman" w:eastAsia="宋体" w:hAnsi="Times New Roman" w:cs="Times New Roman" w:hint="eastAsia"/>
          <w:sz w:val="24"/>
          <w:szCs w:val="21"/>
        </w:rPr>
        <w:t>其包含</w:t>
      </w:r>
      <w:r w:rsidRPr="00DD522B">
        <w:rPr>
          <w:rFonts w:ascii="Times New Roman" w:eastAsia="宋体" w:hAnsi="Times New Roman" w:cs="Times New Roman"/>
          <w:sz w:val="24"/>
          <w:szCs w:val="21"/>
        </w:rPr>
        <w:t>一个起始的单变换（轮密钥加）</w:t>
      </w:r>
      <w:r w:rsidR="00495A53" w:rsidRPr="00DD522B">
        <w:rPr>
          <w:rFonts w:ascii="Times New Roman" w:eastAsia="宋体" w:hAnsi="Times New Roman" w:cs="Times New Roman" w:hint="eastAsia"/>
          <w:sz w:val="24"/>
          <w:szCs w:val="21"/>
        </w:rPr>
        <w:t>。</w:t>
      </w:r>
      <w:r w:rsidR="00DD522B">
        <w:rPr>
          <w:rFonts w:ascii="Times New Roman" w:eastAsia="宋体" w:hAnsi="Times New Roman" w:cs="Times New Roman" w:hint="eastAsia"/>
          <w:sz w:val="24"/>
          <w:szCs w:val="21"/>
        </w:rPr>
        <w:t>过程如图</w:t>
      </w:r>
      <w:r w:rsidR="00DD522B">
        <w:rPr>
          <w:rFonts w:ascii="Times New Roman" w:eastAsia="宋体" w:hAnsi="Times New Roman" w:cs="Times New Roman" w:hint="eastAsia"/>
          <w:sz w:val="24"/>
          <w:szCs w:val="21"/>
        </w:rPr>
        <w:t>7:</w:t>
      </w:r>
    </w:p>
    <w:p w14:paraId="1CA29C1C" w14:textId="1BD9F483" w:rsidR="00314E0E" w:rsidRDefault="001030CC" w:rsidP="00DD522B">
      <w:pPr>
        <w:jc w:val="center"/>
      </w:pPr>
      <w:r w:rsidRPr="001030CC">
        <w:rPr>
          <w:noProof/>
        </w:rPr>
        <w:drawing>
          <wp:inline distT="0" distB="0" distL="0" distR="0" wp14:anchorId="13860FC6" wp14:editId="4A0D15C6">
            <wp:extent cx="4849899" cy="130713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3301" cy="1318833"/>
                    </a:xfrm>
                    <a:prstGeom prst="rect">
                      <a:avLst/>
                    </a:prstGeom>
                  </pic:spPr>
                </pic:pic>
              </a:graphicData>
            </a:graphic>
          </wp:inline>
        </w:drawing>
      </w:r>
    </w:p>
    <w:p w14:paraId="3B11E83A" w14:textId="4D899974" w:rsidR="00DD522B" w:rsidRDefault="00DD522B" w:rsidP="00DD522B">
      <w:pPr>
        <w:jc w:val="center"/>
      </w:pPr>
      <w:r>
        <w:rPr>
          <w:rFonts w:hint="eastAsia"/>
        </w:rPr>
        <w:t>图7</w:t>
      </w:r>
      <w:ins w:id="103" w:author="sszhu" w:date="2019-04-26T07:00:00Z">
        <w:r w:rsidR="008F05B2">
          <w:rPr>
            <w:rFonts w:hint="eastAsia"/>
          </w:rPr>
          <w:t>。。。。</w:t>
        </w:r>
      </w:ins>
    </w:p>
    <w:p w14:paraId="63AD17AC" w14:textId="51A2766B" w:rsidR="004B2010" w:rsidRPr="00DD522B" w:rsidRDefault="004B2010"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首位轮密钥加的作用在于其可以</w:t>
      </w:r>
      <w:r w:rsidRPr="00DD522B">
        <w:rPr>
          <w:rFonts w:ascii="Times New Roman" w:eastAsia="宋体" w:hAnsi="Times New Roman" w:cs="Times New Roman"/>
          <w:sz w:val="24"/>
          <w:szCs w:val="21"/>
        </w:rPr>
        <w:t>增加算法的安全性，</w:t>
      </w:r>
      <w:r w:rsidRPr="00DD522B">
        <w:rPr>
          <w:rFonts w:ascii="Times New Roman" w:eastAsia="宋体" w:hAnsi="Times New Roman" w:cs="Times New Roman" w:hint="eastAsia"/>
          <w:sz w:val="24"/>
          <w:szCs w:val="21"/>
        </w:rPr>
        <w:t>因为首尾需求密钥可以避免对密钥</w:t>
      </w:r>
      <w:proofErr w:type="gramStart"/>
      <w:r w:rsidRPr="00DD522B">
        <w:rPr>
          <w:rFonts w:ascii="Times New Roman" w:eastAsia="宋体" w:hAnsi="Times New Roman" w:cs="Times New Roman" w:hint="eastAsia"/>
          <w:sz w:val="24"/>
          <w:szCs w:val="21"/>
        </w:rPr>
        <w:t>不</w:t>
      </w:r>
      <w:proofErr w:type="gramEnd"/>
      <w:r w:rsidRPr="00DD522B">
        <w:rPr>
          <w:rFonts w:ascii="Times New Roman" w:eastAsia="宋体" w:hAnsi="Times New Roman" w:cs="Times New Roman" w:hint="eastAsia"/>
          <w:sz w:val="24"/>
          <w:szCs w:val="21"/>
        </w:rPr>
        <w:t>需求的操作处于首尾而导致不需密钥即可取逆的行为。</w:t>
      </w:r>
    </w:p>
    <w:p w14:paraId="69AC71DB" w14:textId="30C6FC12" w:rsidR="004B2010" w:rsidRPr="00DD522B" w:rsidRDefault="004B2010"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轮密钥</w:t>
      </w:r>
      <w:proofErr w:type="gramStart"/>
      <w:r w:rsidRPr="00DD522B">
        <w:rPr>
          <w:rFonts w:ascii="Times New Roman" w:eastAsia="宋体" w:hAnsi="Times New Roman" w:cs="Times New Roman"/>
          <w:sz w:val="24"/>
          <w:szCs w:val="21"/>
        </w:rPr>
        <w:t>加</w:t>
      </w:r>
      <w:r w:rsidR="00DB4C9D" w:rsidRPr="00DD522B">
        <w:rPr>
          <w:rFonts w:ascii="Times New Roman" w:eastAsia="宋体" w:hAnsi="Times New Roman" w:cs="Times New Roman" w:hint="eastAsia"/>
          <w:sz w:val="24"/>
          <w:szCs w:val="21"/>
        </w:rPr>
        <w:t>容易</w:t>
      </w:r>
      <w:proofErr w:type="gramEnd"/>
      <w:r w:rsidR="00DB4C9D" w:rsidRPr="00DD522B">
        <w:rPr>
          <w:rFonts w:ascii="Times New Roman" w:eastAsia="宋体" w:hAnsi="Times New Roman" w:cs="Times New Roman" w:hint="eastAsia"/>
          <w:sz w:val="24"/>
          <w:szCs w:val="21"/>
        </w:rPr>
        <w:t>被破解</w:t>
      </w:r>
      <w:r w:rsidR="00DB4C9D" w:rsidRPr="00DD522B">
        <w:rPr>
          <w:rFonts w:ascii="Times New Roman" w:eastAsia="宋体" w:hAnsi="Times New Roman" w:cs="Times New Roman"/>
          <w:sz w:val="24"/>
          <w:szCs w:val="21"/>
        </w:rPr>
        <w:t>，</w:t>
      </w:r>
      <w:r w:rsidR="00DB4C9D" w:rsidRPr="00DD522B">
        <w:rPr>
          <w:rFonts w:ascii="Times New Roman" w:eastAsia="宋体" w:hAnsi="Times New Roman" w:cs="Times New Roman" w:hint="eastAsia"/>
          <w:sz w:val="24"/>
          <w:szCs w:val="21"/>
        </w:rPr>
        <w:t>但是结合</w:t>
      </w:r>
      <w:r w:rsidRPr="00DD522B">
        <w:rPr>
          <w:rFonts w:ascii="Times New Roman" w:eastAsia="宋体" w:hAnsi="Times New Roman" w:cs="Times New Roman"/>
          <w:sz w:val="24"/>
          <w:szCs w:val="21"/>
        </w:rPr>
        <w:t>另外三个阶段</w:t>
      </w:r>
      <w:r w:rsidR="00DB4C9D" w:rsidRPr="00DD522B">
        <w:rPr>
          <w:rFonts w:ascii="Times New Roman" w:eastAsia="宋体" w:hAnsi="Times New Roman" w:cs="Times New Roman" w:hint="eastAsia"/>
          <w:sz w:val="24"/>
          <w:szCs w:val="21"/>
        </w:rPr>
        <w:t>，使得其被</w:t>
      </w:r>
      <w:r w:rsidR="00DB4C9D" w:rsidRPr="00DD522B">
        <w:rPr>
          <w:rFonts w:ascii="Times New Roman" w:eastAsia="宋体" w:hAnsi="Times New Roman" w:cs="Times New Roman"/>
          <w:sz w:val="24"/>
          <w:szCs w:val="21"/>
        </w:rPr>
        <w:t>提供</w:t>
      </w:r>
      <w:r w:rsidRPr="00DD522B">
        <w:rPr>
          <w:rFonts w:ascii="Times New Roman" w:eastAsia="宋体" w:hAnsi="Times New Roman" w:cs="Times New Roman"/>
          <w:sz w:val="24"/>
          <w:szCs w:val="21"/>
        </w:rPr>
        <w:t>混淆、扩散和非线性</w:t>
      </w:r>
      <w:r w:rsidR="00DB4C9D" w:rsidRPr="00DD522B">
        <w:rPr>
          <w:rFonts w:ascii="Times New Roman" w:eastAsia="宋体" w:hAnsi="Times New Roman" w:cs="Times New Roman" w:hint="eastAsia"/>
          <w:sz w:val="24"/>
          <w:szCs w:val="21"/>
        </w:rPr>
        <w:t>的</w:t>
      </w:r>
      <w:r w:rsidR="00C40418" w:rsidRPr="00DD522B">
        <w:rPr>
          <w:rFonts w:ascii="Times New Roman" w:eastAsia="宋体" w:hAnsi="Times New Roman" w:cs="Times New Roman"/>
          <w:sz w:val="24"/>
          <w:szCs w:val="21"/>
        </w:rPr>
        <w:t>功能。这三个阶段</w:t>
      </w:r>
      <w:r w:rsidR="00C40418" w:rsidRPr="00DD522B">
        <w:rPr>
          <w:rFonts w:ascii="Times New Roman" w:eastAsia="宋体" w:hAnsi="Times New Roman" w:cs="Times New Roman" w:hint="eastAsia"/>
          <w:sz w:val="24"/>
          <w:szCs w:val="21"/>
        </w:rPr>
        <w:t>都不需要</w:t>
      </w:r>
      <w:r w:rsidRPr="00DD522B">
        <w:rPr>
          <w:rFonts w:ascii="Times New Roman" w:eastAsia="宋体" w:hAnsi="Times New Roman" w:cs="Times New Roman"/>
          <w:sz w:val="24"/>
          <w:szCs w:val="21"/>
        </w:rPr>
        <w:t>密钥，</w:t>
      </w:r>
      <w:r w:rsidR="00C40418" w:rsidRPr="00DD522B">
        <w:rPr>
          <w:rFonts w:ascii="Times New Roman" w:eastAsia="宋体" w:hAnsi="Times New Roman" w:cs="Times New Roman" w:hint="eastAsia"/>
          <w:sz w:val="24"/>
          <w:szCs w:val="21"/>
        </w:rPr>
        <w:t>结合其特点可知其对</w:t>
      </w:r>
      <w:r w:rsidRPr="00DD522B">
        <w:rPr>
          <w:rFonts w:ascii="Times New Roman" w:eastAsia="宋体" w:hAnsi="Times New Roman" w:cs="Times New Roman"/>
          <w:sz w:val="24"/>
          <w:szCs w:val="21"/>
        </w:rPr>
        <w:t>算法的安全性</w:t>
      </w:r>
      <w:r w:rsidR="00C40418" w:rsidRPr="00DD522B">
        <w:rPr>
          <w:rFonts w:ascii="Times New Roman" w:eastAsia="宋体" w:hAnsi="Times New Roman" w:cs="Times New Roman" w:hint="eastAsia"/>
          <w:sz w:val="24"/>
          <w:szCs w:val="21"/>
        </w:rPr>
        <w:t>没有起作用</w:t>
      </w:r>
      <w:r w:rsidR="003978FC" w:rsidRPr="00DD522B">
        <w:rPr>
          <w:rFonts w:ascii="Times New Roman" w:eastAsia="宋体" w:hAnsi="Times New Roman" w:cs="Times New Roman"/>
          <w:sz w:val="24"/>
          <w:szCs w:val="21"/>
        </w:rPr>
        <w:t>。然而</w:t>
      </w:r>
      <w:r w:rsidRPr="00DD522B">
        <w:rPr>
          <w:rFonts w:ascii="Times New Roman" w:eastAsia="宋体" w:hAnsi="Times New Roman" w:cs="Times New Roman"/>
          <w:sz w:val="24"/>
          <w:szCs w:val="21"/>
        </w:rPr>
        <w:t>该算法经历一个分组的</w:t>
      </w:r>
      <w:r w:rsidRPr="00DD522B">
        <w:rPr>
          <w:rFonts w:ascii="Times New Roman" w:eastAsia="宋体" w:hAnsi="Times New Roman" w:cs="Times New Roman"/>
          <w:sz w:val="24"/>
          <w:szCs w:val="21"/>
        </w:rPr>
        <w:t>XOR</w:t>
      </w:r>
      <w:r w:rsidR="003978FC" w:rsidRPr="00DD522B">
        <w:rPr>
          <w:rFonts w:ascii="Times New Roman" w:eastAsia="宋体" w:hAnsi="Times New Roman" w:cs="Times New Roman"/>
          <w:sz w:val="24"/>
          <w:szCs w:val="21"/>
        </w:rPr>
        <w:t>加密</w:t>
      </w:r>
      <w:r w:rsidR="003978FC" w:rsidRPr="00DD522B">
        <w:rPr>
          <w:rFonts w:ascii="Times New Roman" w:eastAsia="宋体" w:hAnsi="Times New Roman" w:cs="Times New Roman" w:hint="eastAsia"/>
          <w:sz w:val="24"/>
          <w:szCs w:val="21"/>
        </w:rPr>
        <w:t>即密钥轮加</w:t>
      </w:r>
      <w:r w:rsidR="003326FE" w:rsidRPr="00DD522B">
        <w:rPr>
          <w:rFonts w:ascii="Times New Roman" w:eastAsia="宋体" w:hAnsi="Times New Roman" w:cs="Times New Roman"/>
          <w:sz w:val="24"/>
          <w:szCs w:val="21"/>
        </w:rPr>
        <w:t>，</w:t>
      </w:r>
      <w:r w:rsidR="003326FE" w:rsidRPr="00DD522B">
        <w:rPr>
          <w:rFonts w:ascii="Times New Roman" w:eastAsia="宋体" w:hAnsi="Times New Roman" w:cs="Times New Roman" w:hint="eastAsia"/>
          <w:sz w:val="24"/>
          <w:szCs w:val="21"/>
        </w:rPr>
        <w:t>然后</w:t>
      </w:r>
      <w:r w:rsidR="00E87262" w:rsidRPr="00DD522B">
        <w:rPr>
          <w:rFonts w:ascii="Times New Roman" w:eastAsia="宋体" w:hAnsi="Times New Roman" w:cs="Times New Roman"/>
          <w:sz w:val="24"/>
          <w:szCs w:val="21"/>
        </w:rPr>
        <w:t>对该分组混淆扩散，再</w:t>
      </w:r>
      <w:r w:rsidR="001E6E08" w:rsidRPr="00DD522B">
        <w:rPr>
          <w:rFonts w:ascii="Times New Roman" w:eastAsia="宋体" w:hAnsi="Times New Roman" w:cs="Times New Roman" w:hint="eastAsia"/>
          <w:sz w:val="24"/>
          <w:szCs w:val="21"/>
        </w:rPr>
        <w:t>进行</w:t>
      </w:r>
      <w:r w:rsidRPr="00DD522B">
        <w:rPr>
          <w:rFonts w:ascii="Times New Roman" w:eastAsia="宋体" w:hAnsi="Times New Roman" w:cs="Times New Roman"/>
          <w:sz w:val="24"/>
          <w:szCs w:val="21"/>
        </w:rPr>
        <w:t>XOR</w:t>
      </w:r>
      <w:r w:rsidRPr="00DD522B">
        <w:rPr>
          <w:rFonts w:ascii="Times New Roman" w:eastAsia="宋体" w:hAnsi="Times New Roman" w:cs="Times New Roman"/>
          <w:sz w:val="24"/>
          <w:szCs w:val="21"/>
        </w:rPr>
        <w:t>加密，如此交替进行，这种方式非常有效</w:t>
      </w:r>
      <w:r w:rsidR="002A53DB" w:rsidRPr="00DD522B">
        <w:rPr>
          <w:rFonts w:ascii="Times New Roman" w:eastAsia="宋体" w:hAnsi="Times New Roman" w:cs="Times New Roman" w:hint="eastAsia"/>
          <w:sz w:val="24"/>
          <w:szCs w:val="21"/>
        </w:rPr>
        <w:t>且安全性十分高</w:t>
      </w:r>
      <w:r w:rsidRPr="00DD522B">
        <w:rPr>
          <w:rFonts w:ascii="Times New Roman" w:eastAsia="宋体" w:hAnsi="Times New Roman" w:cs="Times New Roman"/>
          <w:sz w:val="24"/>
          <w:szCs w:val="21"/>
        </w:rPr>
        <w:t>。</w:t>
      </w:r>
    </w:p>
    <w:p w14:paraId="1798D8EC" w14:textId="5FF8E827" w:rsidR="004B2010" w:rsidRPr="00DD522B" w:rsidRDefault="00B14B2A"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采用该加密算法最大的一个原因是因为其可逆性，该算法中</w:t>
      </w:r>
      <w:r w:rsidR="004B2010" w:rsidRPr="00DD522B">
        <w:rPr>
          <w:rFonts w:ascii="Times New Roman" w:eastAsia="宋体" w:hAnsi="Times New Roman" w:cs="Times New Roman"/>
          <w:sz w:val="24"/>
          <w:szCs w:val="21"/>
        </w:rPr>
        <w:t>每</w:t>
      </w:r>
      <w:r w:rsidRPr="00DD522B">
        <w:rPr>
          <w:rFonts w:ascii="Times New Roman" w:eastAsia="宋体" w:hAnsi="Times New Roman" w:cs="Times New Roman" w:hint="eastAsia"/>
          <w:sz w:val="24"/>
          <w:szCs w:val="21"/>
        </w:rPr>
        <w:t>一</w:t>
      </w:r>
      <w:r w:rsidR="00483737" w:rsidRPr="00DD522B">
        <w:rPr>
          <w:rFonts w:ascii="Times New Roman" w:eastAsia="宋体" w:hAnsi="Times New Roman" w:cs="Times New Roman"/>
          <w:sz w:val="24"/>
          <w:szCs w:val="21"/>
        </w:rPr>
        <w:t>个阶段均可逆。</w:t>
      </w:r>
      <w:r w:rsidR="004B2010" w:rsidRPr="00DD522B">
        <w:rPr>
          <w:rFonts w:ascii="Times New Roman" w:eastAsia="宋体" w:hAnsi="Times New Roman" w:cs="Times New Roman"/>
          <w:sz w:val="24"/>
          <w:szCs w:val="21"/>
        </w:rPr>
        <w:t>字节代替、行移位和列混淆</w:t>
      </w:r>
      <w:r w:rsidR="00483737" w:rsidRPr="00DD522B">
        <w:rPr>
          <w:rFonts w:ascii="Times New Roman" w:eastAsia="宋体" w:hAnsi="Times New Roman" w:cs="Times New Roman" w:hint="eastAsia"/>
          <w:sz w:val="24"/>
          <w:szCs w:val="21"/>
        </w:rPr>
        <w:t>都有它们</w:t>
      </w:r>
      <w:r w:rsidR="004B2010" w:rsidRPr="00DD522B">
        <w:rPr>
          <w:rFonts w:ascii="Times New Roman" w:eastAsia="宋体" w:hAnsi="Times New Roman" w:cs="Times New Roman"/>
          <w:sz w:val="24"/>
          <w:szCs w:val="21"/>
        </w:rPr>
        <w:t>相对应的逆函数。轮密钥加的</w:t>
      </w:r>
      <w:proofErr w:type="gramStart"/>
      <w:r w:rsidR="004B2010" w:rsidRPr="00DD522B">
        <w:rPr>
          <w:rFonts w:ascii="Times New Roman" w:eastAsia="宋体" w:hAnsi="Times New Roman" w:cs="Times New Roman"/>
          <w:sz w:val="24"/>
          <w:szCs w:val="21"/>
        </w:rPr>
        <w:t>逆就是</w:t>
      </w:r>
      <w:proofErr w:type="gramEnd"/>
      <w:r w:rsidR="004B2010" w:rsidRPr="00DD522B">
        <w:rPr>
          <w:rFonts w:ascii="Times New Roman" w:eastAsia="宋体" w:hAnsi="Times New Roman" w:cs="Times New Roman"/>
          <w:sz w:val="24"/>
          <w:szCs w:val="21"/>
        </w:rPr>
        <w:t>用同样的轮密钥和分组相异或，其原理就是</w:t>
      </w:r>
      <w:r w:rsidR="004B2010" w:rsidRPr="00DD522B">
        <w:rPr>
          <w:rFonts w:ascii="Times New Roman" w:eastAsia="宋体" w:hAnsi="Times New Roman" w:cs="Times New Roman"/>
          <w:sz w:val="24"/>
          <w:szCs w:val="21"/>
        </w:rPr>
        <w:t>A⊕B⊕B = A</w:t>
      </w:r>
      <w:r w:rsidR="004B2010" w:rsidRPr="00DD522B">
        <w:rPr>
          <w:rFonts w:ascii="Times New Roman" w:eastAsia="宋体" w:hAnsi="Times New Roman" w:cs="Times New Roman"/>
          <w:sz w:val="24"/>
          <w:szCs w:val="21"/>
        </w:rPr>
        <w:t>。</w:t>
      </w:r>
      <w:r w:rsidR="004B2010" w:rsidRPr="00DD522B">
        <w:rPr>
          <w:rFonts w:ascii="Times New Roman" w:eastAsia="宋体" w:hAnsi="Times New Roman" w:cs="Times New Roman"/>
          <w:sz w:val="24"/>
          <w:szCs w:val="21"/>
        </w:rPr>
        <w:t>AES</w:t>
      </w:r>
      <w:r w:rsidR="005B3BA0" w:rsidRPr="00DD522B">
        <w:rPr>
          <w:rFonts w:ascii="Times New Roman" w:eastAsia="宋体" w:hAnsi="Times New Roman" w:cs="Times New Roman" w:hint="eastAsia"/>
          <w:sz w:val="24"/>
          <w:szCs w:val="21"/>
        </w:rPr>
        <w:t>的</w:t>
      </w:r>
      <w:r w:rsidR="004B2010" w:rsidRPr="00DD522B">
        <w:rPr>
          <w:rFonts w:ascii="Times New Roman" w:eastAsia="宋体" w:hAnsi="Times New Roman" w:cs="Times New Roman"/>
          <w:sz w:val="24"/>
          <w:szCs w:val="21"/>
        </w:rPr>
        <w:t>解密算法</w:t>
      </w:r>
      <w:r w:rsidR="005B3BA0" w:rsidRPr="00DD522B">
        <w:rPr>
          <w:rFonts w:ascii="Times New Roman" w:eastAsia="宋体" w:hAnsi="Times New Roman" w:cs="Times New Roman" w:hint="eastAsia"/>
          <w:sz w:val="24"/>
          <w:szCs w:val="21"/>
        </w:rPr>
        <w:t>是</w:t>
      </w:r>
      <w:r w:rsidR="004B2010" w:rsidRPr="00DD522B">
        <w:rPr>
          <w:rFonts w:ascii="Times New Roman" w:eastAsia="宋体" w:hAnsi="Times New Roman" w:cs="Times New Roman"/>
          <w:sz w:val="24"/>
          <w:szCs w:val="21"/>
        </w:rPr>
        <w:t>按逆序</w:t>
      </w:r>
      <w:r w:rsidR="004F6C3B" w:rsidRPr="00DD522B">
        <w:rPr>
          <w:rFonts w:ascii="Times New Roman" w:eastAsia="宋体" w:hAnsi="Times New Roman" w:cs="Times New Roman" w:hint="eastAsia"/>
          <w:sz w:val="24"/>
          <w:szCs w:val="21"/>
        </w:rPr>
        <w:t>来</w:t>
      </w:r>
      <w:r w:rsidR="004B2010" w:rsidRPr="00DD522B">
        <w:rPr>
          <w:rFonts w:ascii="Times New Roman" w:eastAsia="宋体" w:hAnsi="Times New Roman" w:cs="Times New Roman"/>
          <w:sz w:val="24"/>
          <w:szCs w:val="21"/>
        </w:rPr>
        <w:t>利用扩展密钥</w:t>
      </w:r>
      <w:r w:rsidR="004F6C3B" w:rsidRPr="00DD522B">
        <w:rPr>
          <w:rFonts w:ascii="Times New Roman" w:eastAsia="宋体" w:hAnsi="Times New Roman" w:cs="Times New Roman" w:hint="eastAsia"/>
          <w:sz w:val="24"/>
          <w:szCs w:val="21"/>
        </w:rPr>
        <w:t>，</w:t>
      </w:r>
      <w:r w:rsidR="004B2010" w:rsidRPr="00DD522B">
        <w:rPr>
          <w:rFonts w:ascii="Times New Roman" w:eastAsia="宋体" w:hAnsi="Times New Roman" w:cs="Times New Roman"/>
          <w:sz w:val="24"/>
          <w:szCs w:val="21"/>
        </w:rPr>
        <w:t>这是由</w:t>
      </w:r>
      <w:r w:rsidR="004B2010" w:rsidRPr="00DD522B">
        <w:rPr>
          <w:rFonts w:ascii="Times New Roman" w:eastAsia="宋体" w:hAnsi="Times New Roman" w:cs="Times New Roman"/>
          <w:sz w:val="24"/>
          <w:szCs w:val="21"/>
        </w:rPr>
        <w:t>AES</w:t>
      </w:r>
      <w:r w:rsidR="004B2010" w:rsidRPr="00DD522B">
        <w:rPr>
          <w:rFonts w:ascii="Times New Roman" w:eastAsia="宋体" w:hAnsi="Times New Roman" w:cs="Times New Roman"/>
          <w:sz w:val="24"/>
          <w:szCs w:val="21"/>
        </w:rPr>
        <w:t>的特定结构决定的。</w:t>
      </w:r>
    </w:p>
    <w:p w14:paraId="76034084" w14:textId="284ADADC" w:rsidR="00882D4A" w:rsidRDefault="00882D4A" w:rsidP="00882D4A">
      <w:pPr>
        <w:pStyle w:val="2"/>
        <w:numPr>
          <w:ilvl w:val="3"/>
          <w:numId w:val="9"/>
        </w:numPr>
        <w:rPr>
          <w:rFonts w:ascii="Times New Roman" w:eastAsia="黑体" w:hAnsi="Times New Roman" w:cs="Times New Roman"/>
          <w:b w:val="0"/>
          <w:bCs w:val="0"/>
          <w:sz w:val="30"/>
          <w:szCs w:val="20"/>
        </w:rPr>
      </w:pPr>
      <w:r>
        <w:tab/>
      </w:r>
      <w:bookmarkStart w:id="104" w:name="_Toc6996093"/>
      <w:r>
        <w:rPr>
          <w:rFonts w:ascii="Times New Roman" w:eastAsia="黑体" w:hAnsi="Times New Roman" w:cs="Times New Roman" w:hint="eastAsia"/>
          <w:b w:val="0"/>
          <w:bCs w:val="0"/>
          <w:sz w:val="30"/>
          <w:szCs w:val="20"/>
        </w:rPr>
        <w:t>AES</w:t>
      </w:r>
      <w:r>
        <w:rPr>
          <w:rFonts w:ascii="Times New Roman" w:eastAsia="黑体" w:hAnsi="Times New Roman" w:cs="Times New Roman" w:hint="eastAsia"/>
          <w:b w:val="0"/>
          <w:bCs w:val="0"/>
          <w:sz w:val="30"/>
          <w:szCs w:val="20"/>
        </w:rPr>
        <w:t>解密过程</w:t>
      </w:r>
      <w:r w:rsidR="00CE013D">
        <w:rPr>
          <w:rFonts w:ascii="Times New Roman" w:eastAsia="黑体" w:hAnsi="Times New Roman" w:cs="Times New Roman" w:hint="eastAsia"/>
          <w:b w:val="0"/>
          <w:bCs w:val="0"/>
          <w:sz w:val="30"/>
          <w:szCs w:val="20"/>
        </w:rPr>
        <w:t>和</w:t>
      </w:r>
      <w:r w:rsidR="00CE013D">
        <w:rPr>
          <w:rFonts w:ascii="Times New Roman" w:eastAsia="黑体" w:hAnsi="Times New Roman" w:cs="Times New Roman" w:hint="eastAsia"/>
          <w:b w:val="0"/>
          <w:bCs w:val="0"/>
          <w:sz w:val="30"/>
          <w:szCs w:val="20"/>
        </w:rPr>
        <w:t>AES</w:t>
      </w:r>
      <w:r w:rsidR="00CE013D">
        <w:rPr>
          <w:rFonts w:ascii="Times New Roman" w:eastAsia="黑体" w:hAnsi="Times New Roman" w:cs="Times New Roman" w:hint="eastAsia"/>
          <w:b w:val="0"/>
          <w:bCs w:val="0"/>
          <w:sz w:val="30"/>
          <w:szCs w:val="20"/>
        </w:rPr>
        <w:t>使用示例</w:t>
      </w:r>
      <w:bookmarkEnd w:id="104"/>
    </w:p>
    <w:p w14:paraId="6CECA963" w14:textId="75F64988" w:rsidR="00FA64A5" w:rsidRPr="00DD522B" w:rsidRDefault="00C01C92"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AES</w:t>
      </w:r>
      <w:r w:rsidRPr="00DD522B">
        <w:rPr>
          <w:rFonts w:ascii="Times New Roman" w:eastAsia="宋体" w:hAnsi="Times New Roman" w:cs="Times New Roman"/>
          <w:sz w:val="24"/>
          <w:szCs w:val="21"/>
        </w:rPr>
        <w:t>密文的解密过程与加密过程的顺序相反，</w:t>
      </w:r>
      <w:r w:rsidR="00590AA1" w:rsidRPr="00DD522B">
        <w:rPr>
          <w:rFonts w:ascii="Times New Roman" w:eastAsia="宋体" w:hAnsi="Times New Roman" w:cs="Times New Roman" w:hint="eastAsia"/>
          <w:sz w:val="24"/>
          <w:szCs w:val="21"/>
        </w:rPr>
        <w:t>加密过程四个阶段都具有可逆性，故解密过程</w:t>
      </w:r>
      <w:r w:rsidRPr="00DD522B">
        <w:rPr>
          <w:rFonts w:ascii="Times New Roman" w:eastAsia="宋体" w:hAnsi="Times New Roman" w:cs="Times New Roman"/>
          <w:sz w:val="24"/>
          <w:szCs w:val="21"/>
        </w:rPr>
        <w:t>每轮由四个相反顺序的</w:t>
      </w:r>
      <w:r w:rsidRPr="00DD522B">
        <w:rPr>
          <w:rFonts w:ascii="Times New Roman" w:eastAsia="宋体" w:hAnsi="Times New Roman" w:cs="Times New Roman" w:hint="eastAsia"/>
          <w:sz w:val="24"/>
          <w:szCs w:val="21"/>
        </w:rPr>
        <w:t>阶段</w:t>
      </w:r>
      <w:r w:rsidRPr="00DD522B">
        <w:rPr>
          <w:rFonts w:ascii="Times New Roman" w:eastAsia="宋体" w:hAnsi="Times New Roman" w:cs="Times New Roman"/>
          <w:sz w:val="24"/>
          <w:szCs w:val="21"/>
        </w:rPr>
        <w:t>组成。</w:t>
      </w:r>
    </w:p>
    <w:p w14:paraId="17636013" w14:textId="01BF9131" w:rsidR="007A7AE5" w:rsidRPr="00DD522B" w:rsidRDefault="007A7AE5"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lastRenderedPageBreak/>
        <w:t>AES</w:t>
      </w:r>
      <w:r w:rsidRPr="00DD522B">
        <w:rPr>
          <w:rFonts w:ascii="Times New Roman" w:eastAsia="宋体" w:hAnsi="Times New Roman" w:cs="Times New Roman" w:hint="eastAsia"/>
          <w:sz w:val="24"/>
          <w:szCs w:val="21"/>
        </w:rPr>
        <w:t>加密（待加密密钥，密码）</w:t>
      </w:r>
      <w:r w:rsidRPr="00DD522B">
        <w:rPr>
          <w:rFonts w:ascii="Times New Roman" w:eastAsia="宋体" w:hAnsi="Times New Roman" w:cs="Times New Roman" w:hint="eastAsia"/>
          <w:sz w:val="24"/>
          <w:szCs w:val="21"/>
        </w:rPr>
        <w:t xml:space="preserve">= </w:t>
      </w:r>
      <w:r w:rsidRPr="00DD522B">
        <w:rPr>
          <w:rFonts w:ascii="Times New Roman" w:eastAsia="宋体" w:hAnsi="Times New Roman" w:cs="Times New Roman" w:hint="eastAsia"/>
          <w:sz w:val="24"/>
          <w:szCs w:val="21"/>
        </w:rPr>
        <w:t>加密后的密钥</w:t>
      </w:r>
    </w:p>
    <w:p w14:paraId="124A048A" w14:textId="0E6AFBC9" w:rsidR="007A7AE5" w:rsidRPr="00DD522B" w:rsidRDefault="007A7AE5"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AES</w:t>
      </w:r>
      <w:r w:rsidRPr="00DD522B">
        <w:rPr>
          <w:rFonts w:ascii="Times New Roman" w:eastAsia="宋体" w:hAnsi="Times New Roman" w:cs="Times New Roman" w:hint="eastAsia"/>
          <w:sz w:val="24"/>
          <w:szCs w:val="21"/>
        </w:rPr>
        <w:t>加密（“</w:t>
      </w:r>
      <w:r w:rsidRPr="00DD522B">
        <w:rPr>
          <w:rFonts w:ascii="Times New Roman" w:eastAsia="宋体" w:hAnsi="Times New Roman" w:cs="Times New Roman"/>
          <w:sz w:val="24"/>
          <w:szCs w:val="21"/>
        </w:rPr>
        <w:t>好好学习，天天向上</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19</w:t>
      </w:r>
      <w:r w:rsidRPr="00DD522B">
        <w:rPr>
          <w:rFonts w:ascii="Times New Roman" w:eastAsia="宋体" w:hAnsi="Times New Roman" w:cs="Times New Roman"/>
          <w:sz w:val="24"/>
          <w:szCs w:val="21"/>
        </w:rPr>
        <w:t>届汕头大学</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 xml:space="preserve">= </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FlWANcI4cywTYWfPK3JAPa8rJQByne9LnD3a0TawJc8=</w:t>
      </w:r>
      <w:r w:rsidRPr="00DD522B">
        <w:rPr>
          <w:rFonts w:ascii="Times New Roman" w:eastAsia="宋体" w:hAnsi="Times New Roman" w:cs="Times New Roman" w:hint="eastAsia"/>
          <w:sz w:val="24"/>
          <w:szCs w:val="21"/>
        </w:rPr>
        <w:t>”</w:t>
      </w:r>
    </w:p>
    <w:p w14:paraId="64CFD999" w14:textId="3E6492FF" w:rsidR="007A7AE5" w:rsidRPr="00DD522B" w:rsidRDefault="007A7AE5"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AES</w:t>
      </w:r>
      <w:r w:rsidRPr="00DD522B">
        <w:rPr>
          <w:rFonts w:ascii="Times New Roman" w:eastAsia="宋体" w:hAnsi="Times New Roman" w:cs="Times New Roman" w:hint="eastAsia"/>
          <w:sz w:val="24"/>
          <w:szCs w:val="21"/>
        </w:rPr>
        <w:t>解密（加密后的密钥，密码）</w:t>
      </w:r>
      <w:r w:rsidRPr="00DD522B">
        <w:rPr>
          <w:rFonts w:ascii="Times New Roman" w:eastAsia="宋体" w:hAnsi="Times New Roman" w:cs="Times New Roman" w:hint="eastAsia"/>
          <w:sz w:val="24"/>
          <w:szCs w:val="21"/>
        </w:rPr>
        <w:t xml:space="preserve">= </w:t>
      </w:r>
      <w:r w:rsidRPr="00DD522B">
        <w:rPr>
          <w:rFonts w:ascii="Times New Roman" w:eastAsia="宋体" w:hAnsi="Times New Roman" w:cs="Times New Roman" w:hint="eastAsia"/>
          <w:sz w:val="24"/>
          <w:szCs w:val="21"/>
        </w:rPr>
        <w:t>待加密密钥</w:t>
      </w:r>
    </w:p>
    <w:p w14:paraId="68370F0D" w14:textId="3B74C32F" w:rsidR="007A7AE5" w:rsidRPr="00DD522B" w:rsidRDefault="007A7AE5"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AES</w:t>
      </w:r>
      <w:r w:rsidR="0015454E" w:rsidRPr="00DD522B">
        <w:rPr>
          <w:rFonts w:ascii="Times New Roman" w:eastAsia="宋体" w:hAnsi="Times New Roman" w:cs="Times New Roman" w:hint="eastAsia"/>
          <w:sz w:val="24"/>
          <w:szCs w:val="21"/>
        </w:rPr>
        <w:t>解</w:t>
      </w:r>
      <w:r w:rsidRPr="00DD522B">
        <w:rPr>
          <w:rFonts w:ascii="Times New Roman" w:eastAsia="宋体" w:hAnsi="Times New Roman" w:cs="Times New Roman" w:hint="eastAsia"/>
          <w:sz w:val="24"/>
          <w:szCs w:val="21"/>
        </w:rPr>
        <w:t>密（“</w:t>
      </w:r>
      <w:r w:rsidRPr="00DD522B">
        <w:rPr>
          <w:rFonts w:ascii="Times New Roman" w:eastAsia="宋体" w:hAnsi="Times New Roman" w:cs="Times New Roman"/>
          <w:sz w:val="24"/>
          <w:szCs w:val="21"/>
        </w:rPr>
        <w:t>FlWANcI4cywTYWfPK3JAPa8rJQByne9LnD3a0TawJc8=</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19</w:t>
      </w:r>
      <w:r w:rsidRPr="00DD522B">
        <w:rPr>
          <w:rFonts w:ascii="Times New Roman" w:eastAsia="宋体" w:hAnsi="Times New Roman" w:cs="Times New Roman"/>
          <w:sz w:val="24"/>
          <w:szCs w:val="21"/>
        </w:rPr>
        <w:t>届汕头大学</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 xml:space="preserve">= </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好好学习，天天向上</w:t>
      </w:r>
      <w:r w:rsidRPr="00DD522B">
        <w:rPr>
          <w:rFonts w:ascii="Times New Roman" w:eastAsia="宋体" w:hAnsi="Times New Roman" w:cs="Times New Roman" w:hint="eastAsia"/>
          <w:sz w:val="24"/>
          <w:szCs w:val="21"/>
        </w:rPr>
        <w:t>”</w:t>
      </w:r>
      <w:ins w:id="105" w:author="sszhu" w:date="2019-04-26T07:00:00Z">
        <w:r w:rsidR="008F05B2">
          <w:rPr>
            <w:rFonts w:ascii="Times New Roman" w:eastAsia="宋体" w:hAnsi="Times New Roman" w:cs="Times New Roman" w:hint="eastAsia"/>
            <w:sz w:val="24"/>
            <w:szCs w:val="21"/>
          </w:rPr>
          <w:t>。。。。。。。。</w:t>
        </w:r>
      </w:ins>
    </w:p>
    <w:p w14:paraId="0939996D" w14:textId="117D4920" w:rsidR="007A7AE5" w:rsidRPr="007A7AE5" w:rsidRDefault="007A7AE5" w:rsidP="00EC3360"/>
    <w:p w14:paraId="0EAE7DFC" w14:textId="34E93331" w:rsidR="007F17DE" w:rsidRDefault="007F17DE" w:rsidP="007F17DE">
      <w:pPr>
        <w:pStyle w:val="2"/>
        <w:numPr>
          <w:ilvl w:val="3"/>
          <w:numId w:val="9"/>
        </w:numPr>
        <w:rPr>
          <w:rFonts w:ascii="Times New Roman" w:eastAsia="黑体" w:hAnsi="Times New Roman" w:cs="Times New Roman"/>
          <w:b w:val="0"/>
          <w:bCs w:val="0"/>
          <w:sz w:val="30"/>
          <w:szCs w:val="20"/>
        </w:rPr>
      </w:pPr>
      <w:r>
        <w:tab/>
      </w:r>
      <w:bookmarkStart w:id="106" w:name="_Toc6996094"/>
      <w:r w:rsidR="00320DF9">
        <w:rPr>
          <w:rFonts w:hint="eastAsia"/>
        </w:rPr>
        <w:t>小节</w:t>
      </w:r>
      <w:r>
        <w:rPr>
          <w:rFonts w:ascii="Times New Roman" w:eastAsia="黑体" w:hAnsi="Times New Roman" w:cs="Times New Roman" w:hint="eastAsia"/>
          <w:b w:val="0"/>
          <w:bCs w:val="0"/>
          <w:sz w:val="30"/>
          <w:szCs w:val="20"/>
        </w:rPr>
        <w:t>总结</w:t>
      </w:r>
      <w:bookmarkEnd w:id="106"/>
    </w:p>
    <w:p w14:paraId="1D3FE7ED" w14:textId="0B9FC47C" w:rsidR="009C0A37" w:rsidRPr="00DD522B" w:rsidRDefault="003925C2"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用户从授权病历到管理密钥的</w:t>
      </w:r>
      <w:proofErr w:type="gramStart"/>
      <w:r w:rsidRPr="00DD522B">
        <w:rPr>
          <w:rFonts w:ascii="Times New Roman" w:eastAsia="宋体" w:hAnsi="Times New Roman" w:cs="Times New Roman" w:hint="eastAsia"/>
          <w:sz w:val="24"/>
          <w:szCs w:val="21"/>
        </w:rPr>
        <w:t>一</w:t>
      </w:r>
      <w:proofErr w:type="gramEnd"/>
      <w:r w:rsidRPr="00DD522B">
        <w:rPr>
          <w:rFonts w:ascii="Times New Roman" w:eastAsia="宋体" w:hAnsi="Times New Roman" w:cs="Times New Roman" w:hint="eastAsia"/>
          <w:sz w:val="24"/>
          <w:szCs w:val="21"/>
        </w:rPr>
        <w:t>整个流程都得到了相应的保护。从授权病历开始，用户创建空白病历信息，把个人信息写到了区块链上，</w:t>
      </w:r>
      <w:proofErr w:type="gramStart"/>
      <w:r w:rsidRPr="00DD522B">
        <w:rPr>
          <w:rFonts w:ascii="Times New Roman" w:eastAsia="宋体" w:hAnsi="Times New Roman" w:cs="Times New Roman" w:hint="eastAsia"/>
          <w:sz w:val="24"/>
          <w:szCs w:val="21"/>
        </w:rPr>
        <w:t>以太坊所提供</w:t>
      </w:r>
      <w:proofErr w:type="gramEnd"/>
      <w:r w:rsidRPr="00DD522B">
        <w:rPr>
          <w:rFonts w:ascii="Times New Roman" w:eastAsia="宋体" w:hAnsi="Times New Roman" w:cs="Times New Roman" w:hint="eastAsia"/>
          <w:sz w:val="24"/>
          <w:szCs w:val="21"/>
        </w:rPr>
        <w:t>的服务能确保查看这是用户本人且不可被篡改；再到授权病历于某个医院，医院成为</w:t>
      </w:r>
      <w:r w:rsidR="00CE013D" w:rsidRPr="00DD522B">
        <w:rPr>
          <w:rFonts w:ascii="Times New Roman" w:eastAsia="宋体" w:hAnsi="Times New Roman" w:cs="Times New Roman" w:hint="eastAsia"/>
          <w:sz w:val="24"/>
          <w:szCs w:val="21"/>
        </w:rPr>
        <w:t>授权者这一操作是经过智能合约执行的，医院查看和修改病历都会产生记录且记录到区块链上的。就智能合约中约定的行为才能对区块链交互，而智能合约要求用户提供</w:t>
      </w:r>
      <w:r w:rsidR="00F00040" w:rsidRPr="00DD522B">
        <w:rPr>
          <w:rFonts w:ascii="Times New Roman" w:eastAsia="宋体" w:hAnsi="Times New Roman" w:cs="Times New Roman" w:hint="eastAsia"/>
          <w:sz w:val="24"/>
          <w:szCs w:val="21"/>
        </w:rPr>
        <w:t>其公开密钥、私有密钥。若这些密钥存在数据库中是十分不明智的，若数据库泄露，那么所有用户的信息也一起集中泄</w:t>
      </w:r>
      <w:r w:rsidR="00A3762A" w:rsidRPr="00DD522B">
        <w:rPr>
          <w:rFonts w:ascii="Times New Roman" w:eastAsia="宋体" w:hAnsi="Times New Roman" w:cs="Times New Roman" w:hint="eastAsia"/>
          <w:sz w:val="24"/>
          <w:szCs w:val="21"/>
        </w:rPr>
        <w:t>露。本地化加密存储是最好的解决方案，先把密钥用</w:t>
      </w:r>
      <w:r w:rsidR="00A3762A" w:rsidRPr="00DD522B">
        <w:rPr>
          <w:rFonts w:ascii="Times New Roman" w:eastAsia="宋体" w:hAnsi="Times New Roman" w:cs="Times New Roman" w:hint="eastAsia"/>
          <w:sz w:val="24"/>
          <w:szCs w:val="21"/>
        </w:rPr>
        <w:t>AES</w:t>
      </w:r>
      <w:r w:rsidR="00A3762A" w:rsidRPr="00DD522B">
        <w:rPr>
          <w:rFonts w:ascii="Times New Roman" w:eastAsia="宋体" w:hAnsi="Times New Roman" w:cs="Times New Roman" w:hint="eastAsia"/>
          <w:sz w:val="24"/>
          <w:szCs w:val="21"/>
        </w:rPr>
        <w:t>加密之后存到用户端本地去，若不法分子想获取用户的资料，首先要攻破</w:t>
      </w:r>
      <w:proofErr w:type="gramStart"/>
      <w:r w:rsidR="00A3762A" w:rsidRPr="00DD522B">
        <w:rPr>
          <w:rFonts w:ascii="Times New Roman" w:eastAsia="宋体" w:hAnsi="Times New Roman" w:cs="Times New Roman" w:hint="eastAsia"/>
          <w:sz w:val="24"/>
          <w:szCs w:val="21"/>
        </w:rPr>
        <w:t>用户本地</w:t>
      </w:r>
      <w:proofErr w:type="gramEnd"/>
      <w:r w:rsidR="00A3762A" w:rsidRPr="00DD522B">
        <w:rPr>
          <w:rFonts w:ascii="Times New Roman" w:eastAsia="宋体" w:hAnsi="Times New Roman" w:cs="Times New Roman" w:hint="eastAsia"/>
          <w:sz w:val="24"/>
          <w:szCs w:val="21"/>
        </w:rPr>
        <w:t>系统获取到被加密的密钥，再解密后进行利用。但是这样是不科学的，因为攻击者若是希望能获取多个患者的信息，那么要逐个账户击破，因为密钥不是存在数据库上的而是用户本地；如果攻击者是希望获取某个患者的信息，他可能有患者某个信息，但是他没办法就这个信息去获取患者的公开密钥，从而去攻破其本地系统来获取私有密钥，因为所有公开密钥是人人可见的，但是公开密钥只有在获取私有密钥或者被授权的情况下才能知道属于谁，所以这是不可能实现的。</w:t>
      </w:r>
    </w:p>
    <w:p w14:paraId="32268A98" w14:textId="43351188" w:rsidR="00A3762A" w:rsidRPr="00DD522B" w:rsidRDefault="00F9250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lastRenderedPageBreak/>
        <w:t>经过网络上和本地的安全确保，</w:t>
      </w:r>
      <w:r w:rsidR="00A3762A" w:rsidRPr="00DD522B">
        <w:rPr>
          <w:rFonts w:ascii="Times New Roman" w:eastAsia="宋体" w:hAnsi="Times New Roman" w:cs="Times New Roman" w:hint="eastAsia"/>
          <w:sz w:val="24"/>
          <w:szCs w:val="21"/>
        </w:rPr>
        <w:t>这样的系统的安全性十分强悍</w:t>
      </w:r>
      <w:r w:rsidR="00493EB1" w:rsidRPr="00DD522B">
        <w:rPr>
          <w:rFonts w:ascii="Times New Roman" w:eastAsia="宋体" w:hAnsi="Times New Roman" w:cs="Times New Roman" w:hint="eastAsia"/>
          <w:sz w:val="24"/>
          <w:szCs w:val="21"/>
        </w:rPr>
        <w:t>的</w:t>
      </w:r>
      <w:r w:rsidR="00A3762A" w:rsidRPr="00DD522B">
        <w:rPr>
          <w:rFonts w:ascii="Times New Roman" w:eastAsia="宋体" w:hAnsi="Times New Roman" w:cs="Times New Roman" w:hint="eastAsia"/>
          <w:sz w:val="24"/>
          <w:szCs w:val="21"/>
        </w:rPr>
        <w:t>。</w:t>
      </w:r>
    </w:p>
    <w:p w14:paraId="36C1E9B4" w14:textId="593D6F2F" w:rsidR="00D4443D" w:rsidRPr="008D600D" w:rsidRDefault="00D4443D" w:rsidP="00D4443D">
      <w:pPr>
        <w:pStyle w:val="2"/>
        <w:numPr>
          <w:ilvl w:val="1"/>
          <w:numId w:val="9"/>
        </w:numPr>
        <w:rPr>
          <w:rFonts w:ascii="Times New Roman" w:eastAsia="黑体" w:hAnsi="Times New Roman" w:cs="Times New Roman"/>
          <w:b w:val="0"/>
          <w:bCs w:val="0"/>
          <w:sz w:val="30"/>
          <w:szCs w:val="20"/>
        </w:rPr>
      </w:pPr>
      <w:bookmarkStart w:id="107" w:name="_Toc6996095"/>
      <w:r>
        <w:rPr>
          <w:rFonts w:ascii="Times New Roman" w:eastAsia="黑体" w:hAnsi="Times New Roman" w:cs="Times New Roman" w:hint="eastAsia"/>
          <w:b w:val="0"/>
          <w:bCs w:val="0"/>
          <w:sz w:val="30"/>
          <w:szCs w:val="20"/>
        </w:rPr>
        <w:t>本章总结</w:t>
      </w:r>
      <w:bookmarkEnd w:id="107"/>
    </w:p>
    <w:p w14:paraId="69CD522B" w14:textId="0DAD0851" w:rsidR="001A4E2B" w:rsidRPr="00DD522B" w:rsidRDefault="00B22BF2"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本章主要介绍了该医疗系统的安全性</w:t>
      </w:r>
      <w:r w:rsidR="00B66E37" w:rsidRPr="00DD522B">
        <w:rPr>
          <w:rFonts w:ascii="Times New Roman" w:eastAsia="宋体" w:hAnsi="Times New Roman" w:cs="Times New Roman" w:hint="eastAsia"/>
          <w:sz w:val="24"/>
          <w:szCs w:val="21"/>
        </w:rPr>
        <w:t>形式</w:t>
      </w:r>
      <w:r w:rsidRPr="00DD522B">
        <w:rPr>
          <w:rFonts w:ascii="Times New Roman" w:eastAsia="宋体" w:hAnsi="Times New Roman" w:cs="Times New Roman" w:hint="eastAsia"/>
          <w:sz w:val="24"/>
          <w:szCs w:val="21"/>
        </w:rPr>
        <w:t>和如何实现</w:t>
      </w:r>
      <w:r w:rsidR="00574D9B" w:rsidRPr="00DD522B">
        <w:rPr>
          <w:rFonts w:ascii="Times New Roman" w:eastAsia="宋体" w:hAnsi="Times New Roman" w:cs="Times New Roman" w:hint="eastAsia"/>
          <w:sz w:val="24"/>
          <w:szCs w:val="21"/>
        </w:rPr>
        <w:t>提供有很高</w:t>
      </w:r>
      <w:r w:rsidRPr="00DD522B">
        <w:rPr>
          <w:rFonts w:ascii="Times New Roman" w:eastAsia="宋体" w:hAnsi="Times New Roman" w:cs="Times New Roman" w:hint="eastAsia"/>
          <w:sz w:val="24"/>
          <w:szCs w:val="21"/>
        </w:rPr>
        <w:t>安全性</w:t>
      </w:r>
      <w:r w:rsidR="00574D9B" w:rsidRPr="00DD522B">
        <w:rPr>
          <w:rFonts w:ascii="Times New Roman" w:eastAsia="宋体" w:hAnsi="Times New Roman" w:cs="Times New Roman" w:hint="eastAsia"/>
          <w:sz w:val="24"/>
          <w:szCs w:val="21"/>
        </w:rPr>
        <w:t>的系统。</w:t>
      </w:r>
    </w:p>
    <w:p w14:paraId="1E1CFADF" w14:textId="0C2D1404" w:rsidR="008B584A" w:rsidRPr="008B584A" w:rsidRDefault="00B97742" w:rsidP="008B584A">
      <w:pPr>
        <w:pStyle w:val="1"/>
        <w:numPr>
          <w:ilvl w:val="0"/>
          <w:numId w:val="9"/>
        </w:numPr>
        <w:jc w:val="center"/>
        <w:rPr>
          <w:rFonts w:hint="eastAsia"/>
          <w:color w:val="FF0000"/>
          <w:sz w:val="32"/>
          <w:highlight w:val="yellow"/>
          <w:rPrChange w:id="108" w:author="sszhu" w:date="2019-04-26T07:19:00Z">
            <w:rPr>
              <w:sz w:val="32"/>
            </w:rPr>
          </w:rPrChange>
        </w:rPr>
      </w:pPr>
      <w:bookmarkStart w:id="109" w:name="_Toc6996096"/>
      <w:r w:rsidRPr="00B97742">
        <w:rPr>
          <w:sz w:val="32"/>
        </w:rPr>
        <w:t>医疗数据共享与隐私保护</w:t>
      </w:r>
      <w:r>
        <w:rPr>
          <w:rFonts w:hint="eastAsia"/>
          <w:sz w:val="32"/>
        </w:rPr>
        <w:t>电子病历系统</w:t>
      </w:r>
      <w:ins w:id="110" w:author="sszhu" w:date="2019-04-26T07:04:00Z">
        <w:r w:rsidR="0069553E">
          <w:rPr>
            <w:rFonts w:hint="eastAsia"/>
            <w:sz w:val="32"/>
          </w:rPr>
          <w:t>的验证</w:t>
        </w:r>
      </w:ins>
      <w:del w:id="111" w:author="sszhu" w:date="2019-04-26T07:06:00Z">
        <w:r w:rsidDel="0069553E">
          <w:rPr>
            <w:rFonts w:hint="eastAsia"/>
            <w:sz w:val="32"/>
          </w:rPr>
          <w:delText>设计</w:delText>
        </w:r>
      </w:del>
      <w:bookmarkEnd w:id="109"/>
      <w:ins w:id="112" w:author="sszhu" w:date="2019-04-26T07:18:00Z">
        <w:r w:rsidR="008B584A" w:rsidRPr="008B584A">
          <w:rPr>
            <w:rFonts w:hint="eastAsia"/>
            <w:color w:val="FF0000"/>
            <w:sz w:val="32"/>
            <w:highlight w:val="yellow"/>
            <w:rPrChange w:id="113" w:author="sszhu" w:date="2019-04-26T07:19:00Z">
              <w:rPr>
                <w:rFonts w:hint="eastAsia"/>
                <w:sz w:val="32"/>
              </w:rPr>
            </w:rPrChange>
          </w:rPr>
          <w:t>（验证</w:t>
        </w:r>
      </w:ins>
      <w:ins w:id="114" w:author="sszhu" w:date="2019-04-26T07:19:00Z">
        <w:r w:rsidR="008B584A" w:rsidRPr="008B584A">
          <w:rPr>
            <w:rFonts w:hint="eastAsia"/>
            <w:color w:val="FF0000"/>
            <w:sz w:val="32"/>
            <w:highlight w:val="yellow"/>
            <w:rPrChange w:id="115" w:author="sszhu" w:date="2019-04-26T07:19:00Z">
              <w:rPr>
                <w:rFonts w:hint="eastAsia"/>
                <w:sz w:val="32"/>
              </w:rPr>
            </w:rPrChange>
          </w:rPr>
          <w:t>设计太简单，似乎与方案是两张皮</w:t>
        </w:r>
      </w:ins>
      <w:ins w:id="116" w:author="sszhu" w:date="2019-04-26T07:18:00Z">
        <w:r w:rsidR="008B584A" w:rsidRPr="008B584A">
          <w:rPr>
            <w:rFonts w:hint="eastAsia"/>
            <w:color w:val="FF0000"/>
            <w:sz w:val="32"/>
            <w:highlight w:val="yellow"/>
            <w:rPrChange w:id="117" w:author="sszhu" w:date="2019-04-26T07:19:00Z">
              <w:rPr>
                <w:rFonts w:hint="eastAsia"/>
                <w:sz w:val="32"/>
              </w:rPr>
            </w:rPrChange>
          </w:rPr>
          <w:t>）</w:t>
        </w:r>
      </w:ins>
    </w:p>
    <w:p w14:paraId="7086E6C4" w14:textId="7A0311D7" w:rsidR="00BC5CEE" w:rsidRPr="008B584A" w:rsidRDefault="00BC5CEE" w:rsidP="008B584A">
      <w:pPr>
        <w:pStyle w:val="2"/>
        <w:numPr>
          <w:ilvl w:val="1"/>
          <w:numId w:val="9"/>
        </w:numPr>
        <w:rPr>
          <w:rFonts w:ascii="Times New Roman" w:eastAsia="黑体" w:hAnsi="Times New Roman" w:cs="Times New Roman"/>
          <w:b w:val="0"/>
          <w:bCs w:val="0"/>
          <w:sz w:val="30"/>
          <w:szCs w:val="20"/>
        </w:rPr>
      </w:pPr>
      <w:bookmarkStart w:id="118" w:name="_Toc6996097"/>
      <w:bookmarkStart w:id="119" w:name="_GoBack"/>
      <w:bookmarkEnd w:id="119"/>
      <w:del w:id="120" w:author="sszhu" w:date="2019-04-26T07:05:00Z">
        <w:r w:rsidRPr="008B584A" w:rsidDel="0069553E">
          <w:rPr>
            <w:rFonts w:ascii="Times New Roman" w:eastAsia="黑体" w:hAnsi="Times New Roman" w:cs="Times New Roman" w:hint="eastAsia"/>
            <w:b w:val="0"/>
            <w:bCs w:val="0"/>
            <w:sz w:val="30"/>
            <w:szCs w:val="20"/>
          </w:rPr>
          <w:delText>整体框架设计</w:delText>
        </w:r>
      </w:del>
      <w:bookmarkEnd w:id="118"/>
      <w:ins w:id="121" w:author="sszhu" w:date="2019-04-26T07:05:00Z">
        <w:r w:rsidR="0069553E" w:rsidRPr="008B584A">
          <w:rPr>
            <w:rFonts w:ascii="Times New Roman" w:eastAsia="黑体" w:hAnsi="Times New Roman" w:cs="Times New Roman" w:hint="eastAsia"/>
            <w:b w:val="0"/>
            <w:bCs w:val="0"/>
            <w:color w:val="FF0000"/>
            <w:sz w:val="30"/>
            <w:szCs w:val="20"/>
            <w:highlight w:val="yellow"/>
            <w:rPrChange w:id="122" w:author="sszhu" w:date="2019-04-26T07:18:00Z">
              <w:rPr>
                <w:rFonts w:ascii="Times New Roman" w:eastAsia="黑体" w:hAnsi="Times New Roman" w:cs="Times New Roman" w:hint="eastAsia"/>
                <w:b w:val="0"/>
                <w:bCs w:val="0"/>
                <w:sz w:val="30"/>
                <w:szCs w:val="20"/>
              </w:rPr>
            </w:rPrChange>
          </w:rPr>
          <w:t>标题与内容不一致</w:t>
        </w:r>
      </w:ins>
      <w:ins w:id="123" w:author="sszhu" w:date="2019-04-26T07:06:00Z">
        <w:r w:rsidR="0069553E" w:rsidRPr="008B584A">
          <w:rPr>
            <w:rFonts w:ascii="Times New Roman" w:eastAsia="黑体" w:hAnsi="Times New Roman" w:cs="Times New Roman" w:hint="eastAsia"/>
            <w:b w:val="0"/>
            <w:bCs w:val="0"/>
            <w:color w:val="FF0000"/>
            <w:sz w:val="30"/>
            <w:szCs w:val="20"/>
            <w:highlight w:val="yellow"/>
          </w:rPr>
          <w:t>或换个更贴切的</w:t>
        </w:r>
      </w:ins>
    </w:p>
    <w:p w14:paraId="7C02448F" w14:textId="73092771" w:rsidR="00BC5CEE" w:rsidRPr="00DD522B" w:rsidRDefault="00BC5CEE"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系统分为用户端和医院接入端。用户端是</w:t>
      </w:r>
      <w:proofErr w:type="gramStart"/>
      <w:r w:rsidRPr="00DD522B">
        <w:rPr>
          <w:rFonts w:ascii="Times New Roman" w:eastAsia="宋体" w:hAnsi="Times New Roman" w:cs="Times New Roman" w:hint="eastAsia"/>
          <w:sz w:val="24"/>
          <w:szCs w:val="21"/>
        </w:rPr>
        <w:t>提供给需就诊</w:t>
      </w:r>
      <w:proofErr w:type="gramEnd"/>
      <w:r w:rsidRPr="00DD522B">
        <w:rPr>
          <w:rFonts w:ascii="Times New Roman" w:eastAsia="宋体" w:hAnsi="Times New Roman" w:cs="Times New Roman" w:hint="eastAsia"/>
          <w:sz w:val="24"/>
          <w:szCs w:val="21"/>
        </w:rPr>
        <w:t>患者的，患者可在注册登陆之后在区块链上创建个人信息，然后预约某家医院，其个人信息也授权于该指定医院，若已有病历的病人，病历也一同授权于指定医院。医院方接收到通知后就可以进行对患者的信息进行查看、和新增病历等操作。</w:t>
      </w:r>
      <w:r w:rsidR="007B77AA" w:rsidRPr="00DD522B">
        <w:rPr>
          <w:rFonts w:ascii="Times New Roman" w:eastAsia="宋体" w:hAnsi="Times New Roman" w:cs="Times New Roman" w:hint="eastAsia"/>
          <w:sz w:val="24"/>
          <w:szCs w:val="21"/>
        </w:rPr>
        <w:t>整体框架设计如图</w:t>
      </w:r>
      <w:r w:rsidR="00DD522B">
        <w:rPr>
          <w:rFonts w:ascii="Times New Roman" w:eastAsia="宋体" w:hAnsi="Times New Roman" w:cs="Times New Roman" w:hint="eastAsia"/>
          <w:sz w:val="24"/>
          <w:szCs w:val="21"/>
        </w:rPr>
        <w:t>8</w:t>
      </w:r>
      <w:r w:rsidR="007B77AA" w:rsidRPr="00DD522B">
        <w:rPr>
          <w:rFonts w:ascii="Times New Roman" w:eastAsia="宋体" w:hAnsi="Times New Roman" w:cs="Times New Roman" w:hint="eastAsia"/>
          <w:sz w:val="24"/>
          <w:szCs w:val="21"/>
        </w:rPr>
        <w:t>：</w:t>
      </w:r>
    </w:p>
    <w:p w14:paraId="25E0F610" w14:textId="0EA6B59F" w:rsidR="007B77AA" w:rsidRDefault="00DA550D" w:rsidP="00DD522B">
      <w:pPr>
        <w:jc w:val="center"/>
      </w:pPr>
      <w:r w:rsidRPr="00DA550D">
        <w:rPr>
          <w:noProof/>
        </w:rPr>
        <w:drawing>
          <wp:inline distT="0" distB="0" distL="0" distR="0" wp14:anchorId="2C924445" wp14:editId="5DA553F1">
            <wp:extent cx="5270500" cy="274891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748915"/>
                    </a:xfrm>
                    <a:prstGeom prst="rect">
                      <a:avLst/>
                    </a:prstGeom>
                  </pic:spPr>
                </pic:pic>
              </a:graphicData>
            </a:graphic>
          </wp:inline>
        </w:drawing>
      </w:r>
    </w:p>
    <w:p w14:paraId="413B0413" w14:textId="4A4F9DAE" w:rsidR="00DD522B" w:rsidRDefault="00DD522B" w:rsidP="00DD522B">
      <w:pPr>
        <w:jc w:val="center"/>
      </w:pPr>
      <w:r>
        <w:rPr>
          <w:rFonts w:hint="eastAsia"/>
        </w:rPr>
        <w:lastRenderedPageBreak/>
        <w:t>图8</w:t>
      </w:r>
      <w:ins w:id="124" w:author="sszhu" w:date="2019-04-26T07:00:00Z">
        <w:r w:rsidR="008F05B2">
          <w:rPr>
            <w:rFonts w:hint="eastAsia"/>
          </w:rPr>
          <w:t>。。。。。</w:t>
        </w:r>
      </w:ins>
    </w:p>
    <w:p w14:paraId="37D1593C" w14:textId="274521E5" w:rsidR="009C4087" w:rsidRPr="00DD522B" w:rsidRDefault="009C408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患者注册、登陆：患者登陆到系统，通过登陆去获取本地加密存储的私有密钥、智能合约地址（若已经注册信息到区块链）。</w:t>
      </w:r>
    </w:p>
    <w:p w14:paraId="04ED8648" w14:textId="361BCB97" w:rsidR="009C4087" w:rsidRPr="00DD522B" w:rsidRDefault="009C408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注册信息记载到区块链上：相当于创建一张个人信息表且附带一张没有记录的病历，记录到区块链上。</w:t>
      </w:r>
    </w:p>
    <w:p w14:paraId="139429FF" w14:textId="38CF1729" w:rsidR="009C4087" w:rsidRPr="00DD522B" w:rsidRDefault="009C408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授权操作、选定医院：根据系统所接入、所提供的医院进行选择、授权，授权后医院将有权限去对病人的病历进行查看、新增病历等操作。</w:t>
      </w:r>
    </w:p>
    <w:p w14:paraId="7925C3A2" w14:textId="796E8784" w:rsidR="009C4087" w:rsidRPr="00DD522B" w:rsidRDefault="009C408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医院登陆、等待患者预约信息：医院登陆到系统，等待有患者预约自家医院，若有，会接收到通知且能对病历操作。</w:t>
      </w:r>
    </w:p>
    <w:p w14:paraId="06B56EF6" w14:textId="3838D872" w:rsidR="009C4087" w:rsidRPr="00DD522B" w:rsidRDefault="009C4087"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医院系统操</w:t>
      </w:r>
      <w:r w:rsidR="004B6663" w:rsidRPr="00DD522B">
        <w:rPr>
          <w:rFonts w:ascii="Times New Roman" w:eastAsia="宋体" w:hAnsi="Times New Roman" w:cs="Times New Roman" w:hint="eastAsia"/>
          <w:sz w:val="24"/>
          <w:szCs w:val="21"/>
        </w:rPr>
        <w:t>作：医院一般有自己的系统，其系统一般包括</w:t>
      </w:r>
      <w:r w:rsidR="00A768B9" w:rsidRPr="00DD522B">
        <w:rPr>
          <w:rFonts w:ascii="Times New Roman" w:eastAsia="宋体" w:hAnsi="Times New Roman" w:cs="Times New Roman" w:hint="eastAsia"/>
          <w:sz w:val="24"/>
          <w:szCs w:val="21"/>
        </w:rPr>
        <w:t>写病历、处方等操作，故应该提供接口接入医院系统。</w:t>
      </w:r>
    </w:p>
    <w:p w14:paraId="5268428E" w14:textId="6A198BA7" w:rsidR="0023050F" w:rsidRPr="00DD522B" w:rsidRDefault="0023050F"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操作病历：</w:t>
      </w:r>
      <w:r w:rsidR="00F10522" w:rsidRPr="00DD522B">
        <w:rPr>
          <w:rFonts w:ascii="Times New Roman" w:eastAsia="宋体" w:hAnsi="Times New Roman" w:cs="Times New Roman" w:hint="eastAsia"/>
          <w:sz w:val="24"/>
          <w:szCs w:val="21"/>
        </w:rPr>
        <w:t>系统</w:t>
      </w:r>
      <w:r w:rsidR="0068602F" w:rsidRPr="00DD522B">
        <w:rPr>
          <w:rFonts w:ascii="Times New Roman" w:eastAsia="宋体" w:hAnsi="Times New Roman" w:cs="Times New Roman" w:hint="eastAsia"/>
          <w:sz w:val="24"/>
          <w:szCs w:val="21"/>
        </w:rPr>
        <w:t>将信息加密传输到其系统，</w:t>
      </w:r>
      <w:r w:rsidRPr="00DD522B">
        <w:rPr>
          <w:rFonts w:ascii="Times New Roman" w:eastAsia="宋体" w:hAnsi="Times New Roman" w:cs="Times New Roman" w:hint="eastAsia"/>
          <w:sz w:val="24"/>
          <w:szCs w:val="21"/>
        </w:rPr>
        <w:t>医生对病人病情做诊断后，在</w:t>
      </w:r>
      <w:proofErr w:type="gramStart"/>
      <w:r w:rsidRPr="00DD522B">
        <w:rPr>
          <w:rFonts w:ascii="Times New Roman" w:eastAsia="宋体" w:hAnsi="Times New Roman" w:cs="Times New Roman" w:hint="eastAsia"/>
          <w:sz w:val="24"/>
          <w:szCs w:val="21"/>
        </w:rPr>
        <w:t>其医院</w:t>
      </w:r>
      <w:proofErr w:type="gramEnd"/>
      <w:r w:rsidRPr="00DD522B">
        <w:rPr>
          <w:rFonts w:ascii="Times New Roman" w:eastAsia="宋体" w:hAnsi="Times New Roman" w:cs="Times New Roman" w:hint="eastAsia"/>
          <w:sz w:val="24"/>
          <w:szCs w:val="21"/>
        </w:rPr>
        <w:t>系统上撰写病历后，加密上传到本系统，然后</w:t>
      </w:r>
      <w:r w:rsidR="00CA23F7" w:rsidRPr="00DD522B">
        <w:rPr>
          <w:rFonts w:ascii="Times New Roman" w:eastAsia="宋体" w:hAnsi="Times New Roman" w:cs="Times New Roman" w:hint="eastAsia"/>
          <w:sz w:val="24"/>
          <w:szCs w:val="21"/>
        </w:rPr>
        <w:t>由本系统上传到区块链，最后产生交易信息，按需求返回给用户端、医院。</w:t>
      </w:r>
    </w:p>
    <w:p w14:paraId="6B6B4E84" w14:textId="1148E6E8" w:rsidR="009C634A" w:rsidRDefault="009C634A" w:rsidP="009C634A">
      <w:pPr>
        <w:pStyle w:val="2"/>
        <w:numPr>
          <w:ilvl w:val="1"/>
          <w:numId w:val="9"/>
        </w:numPr>
        <w:rPr>
          <w:rFonts w:ascii="Times New Roman" w:eastAsia="黑体" w:hAnsi="Times New Roman" w:cs="Times New Roman"/>
          <w:b w:val="0"/>
          <w:bCs w:val="0"/>
          <w:sz w:val="30"/>
          <w:szCs w:val="20"/>
        </w:rPr>
      </w:pPr>
      <w:bookmarkStart w:id="125" w:name="_Toc6996098"/>
      <w:r>
        <w:rPr>
          <w:rFonts w:ascii="Times New Roman" w:eastAsia="黑体" w:hAnsi="Times New Roman" w:cs="Times New Roman" w:hint="eastAsia"/>
          <w:b w:val="0"/>
          <w:bCs w:val="0"/>
          <w:sz w:val="30"/>
          <w:szCs w:val="20"/>
        </w:rPr>
        <w:t>存储设计</w:t>
      </w:r>
      <w:bookmarkEnd w:id="125"/>
    </w:p>
    <w:p w14:paraId="066704F2" w14:textId="433E3AB3" w:rsidR="0040618C" w:rsidRPr="00DD522B" w:rsidRDefault="0040618C"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验证程序所用到的数据库</w:t>
      </w:r>
      <w:proofErr w:type="gramStart"/>
      <w:r w:rsidRPr="00DD522B">
        <w:rPr>
          <w:rFonts w:ascii="Times New Roman" w:eastAsia="宋体" w:hAnsi="Times New Roman" w:cs="Times New Roman" w:hint="eastAsia"/>
          <w:sz w:val="24"/>
          <w:szCs w:val="21"/>
        </w:rPr>
        <w:t>表具体</w:t>
      </w:r>
      <w:proofErr w:type="gramEnd"/>
      <w:r w:rsidRPr="00DD522B">
        <w:rPr>
          <w:rFonts w:ascii="Times New Roman" w:eastAsia="宋体" w:hAnsi="Times New Roman" w:cs="Times New Roman" w:hint="eastAsia"/>
          <w:sz w:val="24"/>
          <w:szCs w:val="21"/>
        </w:rPr>
        <w:t>描述如表</w:t>
      </w:r>
      <w:r w:rsidRPr="00DD522B">
        <w:rPr>
          <w:rFonts w:ascii="Times New Roman" w:eastAsia="宋体" w:hAnsi="Times New Roman" w:cs="Times New Roman" w:hint="eastAsia"/>
          <w:sz w:val="24"/>
          <w:szCs w:val="21"/>
        </w:rPr>
        <w:t>1</w:t>
      </w:r>
      <w:r w:rsidRPr="00DD522B">
        <w:rPr>
          <w:rFonts w:ascii="Times New Roman" w:eastAsia="宋体" w:hAnsi="Times New Roman" w:cs="Times New Roman" w:hint="eastAsia"/>
          <w:sz w:val="24"/>
          <w:szCs w:val="21"/>
        </w:rPr>
        <w:t>至表</w:t>
      </w:r>
      <w:r w:rsidRPr="00DD522B">
        <w:rPr>
          <w:rFonts w:ascii="Times New Roman" w:eastAsia="宋体" w:hAnsi="Times New Roman" w:cs="Times New Roman" w:hint="eastAsia"/>
          <w:sz w:val="24"/>
          <w:szCs w:val="21"/>
        </w:rPr>
        <w:t>2</w:t>
      </w:r>
      <w:r w:rsidRPr="00DD522B">
        <w:rPr>
          <w:rFonts w:ascii="Times New Roman" w:eastAsia="宋体" w:hAnsi="Times New Roman" w:cs="Times New Roman" w:hint="eastAsia"/>
          <w:sz w:val="24"/>
          <w:szCs w:val="21"/>
        </w:rPr>
        <w:t>：</w:t>
      </w:r>
    </w:p>
    <w:p w14:paraId="4E5570CD" w14:textId="5F9C6D2A" w:rsidR="0040618C" w:rsidRPr="00993022" w:rsidRDefault="0040618C" w:rsidP="0040618C">
      <w:pPr>
        <w:ind w:firstLine="480"/>
        <w:jc w:val="center"/>
        <w:rPr>
          <w:rFonts w:ascii="宋体" w:eastAsia="宋体" w:hAnsi="宋体" w:cs="Times New Roman"/>
          <w:kern w:val="2"/>
          <w:sz w:val="21"/>
          <w:szCs w:val="21"/>
        </w:rPr>
      </w:pPr>
      <w:r w:rsidRPr="00993022">
        <w:rPr>
          <w:rFonts w:ascii="宋体" w:eastAsia="宋体" w:hAnsi="宋体" w:cs="Times New Roman" w:hint="eastAsia"/>
          <w:kern w:val="2"/>
          <w:sz w:val="21"/>
          <w:szCs w:val="21"/>
        </w:rPr>
        <w:t>表1</w:t>
      </w:r>
      <w:r w:rsidRPr="00993022">
        <w:rPr>
          <w:rFonts w:ascii="宋体" w:eastAsia="宋体" w:hAnsi="宋体" w:cs="Times New Roman"/>
          <w:kern w:val="2"/>
          <w:sz w:val="21"/>
          <w:szCs w:val="21"/>
        </w:rPr>
        <w:t xml:space="preserve"> </w:t>
      </w:r>
      <w:r w:rsidRPr="00993022">
        <w:rPr>
          <w:rFonts w:ascii="宋体" w:eastAsia="宋体" w:hAnsi="宋体" w:cs="Times New Roman" w:hint="eastAsia"/>
          <w:kern w:val="2"/>
          <w:sz w:val="21"/>
          <w:szCs w:val="21"/>
        </w:rPr>
        <w:t>账号信息表（</w:t>
      </w:r>
      <w:proofErr w:type="spellStart"/>
      <w:r>
        <w:rPr>
          <w:rFonts w:ascii="宋体" w:eastAsia="宋体" w:hAnsi="宋体" w:cs="Times New Roman" w:hint="eastAsia"/>
          <w:kern w:val="2"/>
          <w:sz w:val="21"/>
          <w:szCs w:val="21"/>
        </w:rPr>
        <w:t>pat</w:t>
      </w:r>
      <w:r>
        <w:rPr>
          <w:rFonts w:ascii="宋体" w:eastAsia="宋体" w:hAnsi="宋体" w:cs="Times New Roman"/>
          <w:kern w:val="2"/>
          <w:sz w:val="21"/>
          <w:szCs w:val="21"/>
        </w:rPr>
        <w:t>ient</w:t>
      </w:r>
      <w:r w:rsidRPr="00993022">
        <w:rPr>
          <w:rFonts w:ascii="宋体" w:eastAsia="宋体" w:hAnsi="宋体" w:cs="Times New Roman" w:hint="eastAsia"/>
          <w:kern w:val="2"/>
          <w:sz w:val="21"/>
          <w:szCs w:val="21"/>
        </w:rPr>
        <w:t>Info</w:t>
      </w:r>
      <w:proofErr w:type="spellEnd"/>
      <w:r w:rsidRPr="00993022">
        <w:rPr>
          <w:rFonts w:ascii="宋体" w:eastAsia="宋体" w:hAnsi="宋体" w:cs="Times New Roman" w:hint="eastAsia"/>
          <w:kern w:val="2"/>
          <w:sz w:val="21"/>
          <w:szCs w:val="21"/>
        </w:rPr>
        <w:t>）</w:t>
      </w:r>
    </w:p>
    <w:tbl>
      <w:tblPr>
        <w:tblStyle w:val="af1"/>
        <w:tblW w:w="0" w:type="auto"/>
        <w:tblLook w:val="04A0" w:firstRow="1" w:lastRow="0" w:firstColumn="1" w:lastColumn="0" w:noHBand="0" w:noVBand="1"/>
      </w:tblPr>
      <w:tblGrid>
        <w:gridCol w:w="2826"/>
        <w:gridCol w:w="2716"/>
        <w:gridCol w:w="2748"/>
      </w:tblGrid>
      <w:tr w:rsidR="0040618C" w:rsidRPr="00993022" w14:paraId="1C8F4F4B" w14:textId="77777777" w:rsidTr="0040618C">
        <w:trPr>
          <w:trHeight w:val="465"/>
        </w:trPr>
        <w:tc>
          <w:tcPr>
            <w:tcW w:w="2876" w:type="dxa"/>
          </w:tcPr>
          <w:p w14:paraId="3ED54B3B"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列名（字段）</w:t>
            </w:r>
          </w:p>
        </w:tc>
        <w:tc>
          <w:tcPr>
            <w:tcW w:w="2877" w:type="dxa"/>
          </w:tcPr>
          <w:p w14:paraId="17B3D959"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解释</w:t>
            </w:r>
          </w:p>
        </w:tc>
        <w:tc>
          <w:tcPr>
            <w:tcW w:w="2877" w:type="dxa"/>
          </w:tcPr>
          <w:p w14:paraId="69A5E6AC"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数据类型</w:t>
            </w:r>
          </w:p>
        </w:tc>
      </w:tr>
      <w:tr w:rsidR="0040618C" w:rsidRPr="00993022" w14:paraId="2D2EAFD2" w14:textId="77777777" w:rsidTr="00C8792F">
        <w:tc>
          <w:tcPr>
            <w:tcW w:w="2876" w:type="dxa"/>
          </w:tcPr>
          <w:p w14:paraId="40E1BEEC" w14:textId="5DD727E3" w:rsidR="0040618C" w:rsidRPr="00993022" w:rsidRDefault="0040618C" w:rsidP="00C8792F">
            <w:pPr>
              <w:rPr>
                <w:rFonts w:ascii="宋体" w:eastAsia="宋体" w:hAnsi="宋体"/>
                <w:sz w:val="24"/>
                <w:szCs w:val="24"/>
                <w:lang w:val="x-none"/>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sidRPr="00993022">
              <w:rPr>
                <w:rFonts w:ascii="宋体" w:eastAsia="宋体" w:hAnsi="宋体"/>
                <w:sz w:val="24"/>
                <w:szCs w:val="24"/>
                <w:lang w:val="x-none"/>
              </w:rPr>
              <w:t>_id</w:t>
            </w:r>
            <w:proofErr w:type="spellEnd"/>
          </w:p>
        </w:tc>
        <w:tc>
          <w:tcPr>
            <w:tcW w:w="2877" w:type="dxa"/>
          </w:tcPr>
          <w:p w14:paraId="2F6632EF"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患者ID</w:t>
            </w:r>
          </w:p>
        </w:tc>
        <w:tc>
          <w:tcPr>
            <w:tcW w:w="2877" w:type="dxa"/>
          </w:tcPr>
          <w:p w14:paraId="7EBCD46F" w14:textId="58F65694"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String</w:t>
            </w:r>
          </w:p>
        </w:tc>
      </w:tr>
      <w:tr w:rsidR="0040618C" w:rsidRPr="00993022" w14:paraId="0E6F45D8" w14:textId="77777777" w:rsidTr="00C8792F">
        <w:tc>
          <w:tcPr>
            <w:tcW w:w="2876" w:type="dxa"/>
          </w:tcPr>
          <w:p w14:paraId="00FAFBD1" w14:textId="7989F542" w:rsidR="0040618C" w:rsidRPr="0040618C" w:rsidRDefault="0040618C" w:rsidP="00C8792F">
            <w:pPr>
              <w:rPr>
                <w:rFonts w:ascii="宋体" w:eastAsia="宋体" w:hAnsi="宋体"/>
                <w:sz w:val="24"/>
                <w:szCs w:val="24"/>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Pr>
                <w:rFonts w:ascii="宋体" w:eastAsia="宋体" w:hAnsi="宋体"/>
                <w:sz w:val="24"/>
                <w:szCs w:val="24"/>
              </w:rPr>
              <w:t>_username</w:t>
            </w:r>
            <w:proofErr w:type="spellEnd"/>
          </w:p>
        </w:tc>
        <w:tc>
          <w:tcPr>
            <w:tcW w:w="2877" w:type="dxa"/>
          </w:tcPr>
          <w:p w14:paraId="379B40FE" w14:textId="0F4F5FD7"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患者登陆名</w:t>
            </w:r>
          </w:p>
        </w:tc>
        <w:tc>
          <w:tcPr>
            <w:tcW w:w="2877" w:type="dxa"/>
          </w:tcPr>
          <w:p w14:paraId="5A190F5D" w14:textId="731C8535" w:rsidR="0040618C" w:rsidRPr="0040618C" w:rsidRDefault="0040618C" w:rsidP="00C8792F">
            <w:pPr>
              <w:rPr>
                <w:rFonts w:ascii="宋体" w:eastAsia="宋体" w:hAnsi="宋体"/>
                <w:sz w:val="24"/>
                <w:szCs w:val="24"/>
              </w:rPr>
            </w:pPr>
            <w:r>
              <w:rPr>
                <w:rFonts w:ascii="宋体" w:eastAsia="宋体" w:hAnsi="宋体" w:hint="eastAsia"/>
                <w:sz w:val="24"/>
                <w:szCs w:val="24"/>
                <w:lang w:val="x-none"/>
              </w:rPr>
              <w:t>String</w:t>
            </w:r>
          </w:p>
        </w:tc>
      </w:tr>
      <w:tr w:rsidR="0040618C" w:rsidRPr="00993022" w14:paraId="3E04F59D" w14:textId="77777777" w:rsidTr="00C8792F">
        <w:tc>
          <w:tcPr>
            <w:tcW w:w="2876" w:type="dxa"/>
          </w:tcPr>
          <w:p w14:paraId="731BCAC0" w14:textId="08BEBAA0" w:rsidR="0040618C" w:rsidRPr="00993022" w:rsidRDefault="0040618C" w:rsidP="00C8792F">
            <w:pPr>
              <w:rPr>
                <w:rFonts w:ascii="宋体" w:eastAsia="宋体" w:hAnsi="宋体"/>
                <w:sz w:val="24"/>
                <w:szCs w:val="24"/>
                <w:lang w:val="x-none"/>
              </w:rPr>
            </w:pPr>
            <w:r w:rsidRPr="00993022">
              <w:rPr>
                <w:rFonts w:ascii="宋体" w:eastAsia="宋体" w:hAnsi="宋体"/>
                <w:sz w:val="24"/>
                <w:szCs w:val="24"/>
                <w:lang w:val="x-none"/>
              </w:rPr>
              <w:t>pat</w:t>
            </w:r>
            <w:r>
              <w:rPr>
                <w:rFonts w:ascii="宋体" w:eastAsia="宋体" w:hAnsi="宋体" w:hint="eastAsia"/>
                <w:sz w:val="24"/>
                <w:szCs w:val="24"/>
                <w:lang w:val="x-none"/>
              </w:rPr>
              <w:t>ient</w:t>
            </w:r>
            <w:r w:rsidRPr="00993022">
              <w:rPr>
                <w:rFonts w:ascii="宋体" w:eastAsia="宋体" w:hAnsi="宋体"/>
                <w:sz w:val="24"/>
                <w:szCs w:val="24"/>
                <w:lang w:val="x-none"/>
              </w:rPr>
              <w:t xml:space="preserve"> _name</w:t>
            </w:r>
          </w:p>
        </w:tc>
        <w:tc>
          <w:tcPr>
            <w:tcW w:w="2877" w:type="dxa"/>
          </w:tcPr>
          <w:p w14:paraId="0C3E2230"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患者名字</w:t>
            </w:r>
          </w:p>
        </w:tc>
        <w:tc>
          <w:tcPr>
            <w:tcW w:w="2877" w:type="dxa"/>
          </w:tcPr>
          <w:p w14:paraId="46B2376C" w14:textId="0B25591B"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String</w:t>
            </w:r>
          </w:p>
        </w:tc>
      </w:tr>
      <w:tr w:rsidR="0040618C" w:rsidRPr="00993022" w14:paraId="1BADE900" w14:textId="77777777" w:rsidTr="0040618C">
        <w:trPr>
          <w:trHeight w:val="590"/>
        </w:trPr>
        <w:tc>
          <w:tcPr>
            <w:tcW w:w="2876" w:type="dxa"/>
          </w:tcPr>
          <w:p w14:paraId="5F4F5788" w14:textId="05694E30" w:rsidR="0040618C" w:rsidRPr="00993022" w:rsidRDefault="0040618C" w:rsidP="00C8792F">
            <w:pPr>
              <w:rPr>
                <w:rFonts w:ascii="宋体" w:eastAsia="宋体" w:hAnsi="宋体"/>
                <w:sz w:val="24"/>
                <w:szCs w:val="24"/>
                <w:lang w:val="x-none"/>
              </w:rPr>
            </w:pPr>
            <w:r w:rsidRPr="00993022">
              <w:rPr>
                <w:rFonts w:ascii="宋体" w:eastAsia="宋体" w:hAnsi="宋体"/>
                <w:sz w:val="24"/>
                <w:szCs w:val="24"/>
                <w:lang w:val="x-none"/>
              </w:rPr>
              <w:lastRenderedPageBreak/>
              <w:t>pat</w:t>
            </w:r>
            <w:r>
              <w:rPr>
                <w:rFonts w:ascii="宋体" w:eastAsia="宋体" w:hAnsi="宋体" w:hint="eastAsia"/>
                <w:sz w:val="24"/>
                <w:szCs w:val="24"/>
                <w:lang w:val="x-none"/>
              </w:rPr>
              <w:t>ient</w:t>
            </w:r>
            <w:r w:rsidRPr="00993022">
              <w:rPr>
                <w:rFonts w:ascii="宋体" w:eastAsia="宋体" w:hAnsi="宋体"/>
                <w:sz w:val="24"/>
                <w:szCs w:val="24"/>
                <w:lang w:val="x-none"/>
              </w:rPr>
              <w:t xml:space="preserve"> _gender</w:t>
            </w:r>
          </w:p>
        </w:tc>
        <w:tc>
          <w:tcPr>
            <w:tcW w:w="2877" w:type="dxa"/>
          </w:tcPr>
          <w:p w14:paraId="01DDF1E6"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患者性别</w:t>
            </w:r>
          </w:p>
        </w:tc>
        <w:tc>
          <w:tcPr>
            <w:tcW w:w="2877" w:type="dxa"/>
          </w:tcPr>
          <w:p w14:paraId="3A95B0D7" w14:textId="253615B6"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String</w:t>
            </w:r>
          </w:p>
        </w:tc>
      </w:tr>
    </w:tbl>
    <w:p w14:paraId="79D054A7" w14:textId="77777777" w:rsidR="0040618C" w:rsidRDefault="0040618C" w:rsidP="0040618C">
      <w:pPr>
        <w:ind w:firstLine="480"/>
        <w:rPr>
          <w:lang w:val="x-none"/>
        </w:rPr>
      </w:pPr>
    </w:p>
    <w:p w14:paraId="484C7896" w14:textId="7F782596" w:rsidR="0040618C" w:rsidRPr="00993022" w:rsidRDefault="0040618C" w:rsidP="0040618C">
      <w:pPr>
        <w:ind w:firstLine="480"/>
        <w:jc w:val="center"/>
        <w:rPr>
          <w:rFonts w:ascii="宋体" w:eastAsia="宋体" w:hAnsi="宋体" w:cs="Times New Roman"/>
          <w:kern w:val="2"/>
          <w:sz w:val="21"/>
          <w:szCs w:val="21"/>
        </w:rPr>
      </w:pPr>
      <w:r w:rsidRPr="00993022">
        <w:rPr>
          <w:rFonts w:ascii="宋体" w:eastAsia="宋体" w:hAnsi="宋体" w:cs="Times New Roman" w:hint="eastAsia"/>
          <w:kern w:val="2"/>
          <w:sz w:val="21"/>
          <w:szCs w:val="21"/>
        </w:rPr>
        <w:t>表</w:t>
      </w:r>
      <w:r>
        <w:rPr>
          <w:rFonts w:ascii="宋体" w:eastAsia="宋体" w:hAnsi="宋体" w:cs="Times New Roman" w:hint="eastAsia"/>
          <w:kern w:val="2"/>
          <w:sz w:val="21"/>
          <w:szCs w:val="21"/>
        </w:rPr>
        <w:t>2</w:t>
      </w:r>
      <w:r w:rsidRPr="00993022">
        <w:rPr>
          <w:rFonts w:ascii="宋体" w:eastAsia="宋体" w:hAnsi="宋体" w:cs="Times New Roman"/>
          <w:kern w:val="2"/>
          <w:sz w:val="21"/>
          <w:szCs w:val="21"/>
        </w:rPr>
        <w:t xml:space="preserve"> </w:t>
      </w:r>
      <w:r>
        <w:rPr>
          <w:rFonts w:ascii="宋体" w:eastAsia="宋体" w:hAnsi="宋体" w:cs="Times New Roman" w:hint="eastAsia"/>
          <w:kern w:val="2"/>
          <w:sz w:val="21"/>
          <w:szCs w:val="21"/>
        </w:rPr>
        <w:t>病历</w:t>
      </w:r>
      <w:r w:rsidRPr="00993022">
        <w:rPr>
          <w:rFonts w:ascii="宋体" w:eastAsia="宋体" w:hAnsi="宋体" w:cs="Times New Roman" w:hint="eastAsia"/>
          <w:kern w:val="2"/>
          <w:sz w:val="21"/>
          <w:szCs w:val="21"/>
        </w:rPr>
        <w:t>表（</w:t>
      </w:r>
      <w:proofErr w:type="spellStart"/>
      <w:r>
        <w:rPr>
          <w:rFonts w:ascii="宋体" w:eastAsia="宋体" w:hAnsi="宋体" w:cs="Times New Roman" w:hint="eastAsia"/>
          <w:kern w:val="2"/>
          <w:sz w:val="21"/>
          <w:szCs w:val="21"/>
        </w:rPr>
        <w:t>medicalRec</w:t>
      </w:r>
      <w:r>
        <w:rPr>
          <w:rFonts w:ascii="宋体" w:eastAsia="宋体" w:hAnsi="宋体" w:cs="Times New Roman"/>
          <w:kern w:val="2"/>
          <w:sz w:val="21"/>
          <w:szCs w:val="21"/>
        </w:rPr>
        <w:t>ord</w:t>
      </w:r>
      <w:proofErr w:type="spellEnd"/>
      <w:r w:rsidRPr="00993022">
        <w:rPr>
          <w:rFonts w:ascii="宋体" w:eastAsia="宋体" w:hAnsi="宋体" w:cs="Times New Roman" w:hint="eastAsia"/>
          <w:kern w:val="2"/>
          <w:sz w:val="21"/>
          <w:szCs w:val="21"/>
        </w:rPr>
        <w:t>）</w:t>
      </w:r>
    </w:p>
    <w:tbl>
      <w:tblPr>
        <w:tblStyle w:val="af1"/>
        <w:tblW w:w="0" w:type="auto"/>
        <w:tblLook w:val="04A0" w:firstRow="1" w:lastRow="0" w:firstColumn="1" w:lastColumn="0" w:noHBand="0" w:noVBand="1"/>
      </w:tblPr>
      <w:tblGrid>
        <w:gridCol w:w="2783"/>
        <w:gridCol w:w="2736"/>
        <w:gridCol w:w="2771"/>
      </w:tblGrid>
      <w:tr w:rsidR="0040618C" w:rsidRPr="00993022" w14:paraId="581071FF" w14:textId="77777777" w:rsidTr="0040618C">
        <w:tc>
          <w:tcPr>
            <w:tcW w:w="2783" w:type="dxa"/>
          </w:tcPr>
          <w:p w14:paraId="38BAFE51"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列名（字段）</w:t>
            </w:r>
          </w:p>
        </w:tc>
        <w:tc>
          <w:tcPr>
            <w:tcW w:w="2736" w:type="dxa"/>
          </w:tcPr>
          <w:p w14:paraId="78BB2B82"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解释</w:t>
            </w:r>
          </w:p>
        </w:tc>
        <w:tc>
          <w:tcPr>
            <w:tcW w:w="2771" w:type="dxa"/>
          </w:tcPr>
          <w:p w14:paraId="3F81225F"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数据类型</w:t>
            </w:r>
          </w:p>
        </w:tc>
      </w:tr>
      <w:tr w:rsidR="0040618C" w:rsidRPr="00993022" w14:paraId="5D06C04A" w14:textId="77777777" w:rsidTr="0040618C">
        <w:tc>
          <w:tcPr>
            <w:tcW w:w="2783" w:type="dxa"/>
          </w:tcPr>
          <w:p w14:paraId="09F23B87" w14:textId="36074BD8" w:rsidR="0040618C" w:rsidRPr="00993022" w:rsidRDefault="0040618C" w:rsidP="00C8792F">
            <w:pPr>
              <w:rPr>
                <w:rFonts w:ascii="宋体" w:eastAsia="宋体" w:hAnsi="宋体"/>
                <w:sz w:val="24"/>
                <w:szCs w:val="24"/>
                <w:lang w:val="x-none"/>
              </w:rPr>
            </w:pPr>
            <w:proofErr w:type="spellStart"/>
            <w:r>
              <w:rPr>
                <w:rFonts w:ascii="宋体" w:eastAsia="宋体" w:hAnsi="宋体"/>
                <w:sz w:val="24"/>
                <w:szCs w:val="24"/>
                <w:lang w:val="x-none"/>
              </w:rPr>
              <w:t>record_</w:t>
            </w:r>
            <w:r>
              <w:rPr>
                <w:rFonts w:ascii="宋体" w:eastAsia="宋体" w:hAnsi="宋体" w:hint="eastAsia"/>
                <w:sz w:val="24"/>
                <w:szCs w:val="24"/>
                <w:lang w:val="x-none"/>
              </w:rPr>
              <w:t>id</w:t>
            </w:r>
            <w:proofErr w:type="spellEnd"/>
          </w:p>
        </w:tc>
        <w:tc>
          <w:tcPr>
            <w:tcW w:w="2736" w:type="dxa"/>
          </w:tcPr>
          <w:p w14:paraId="2CE24F22" w14:textId="77777777"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病历ID</w:t>
            </w:r>
          </w:p>
        </w:tc>
        <w:tc>
          <w:tcPr>
            <w:tcW w:w="2771" w:type="dxa"/>
          </w:tcPr>
          <w:p w14:paraId="0102A1D3" w14:textId="1A1B8632" w:rsidR="0040618C" w:rsidRPr="00993022" w:rsidRDefault="0040618C" w:rsidP="00C8792F">
            <w:pPr>
              <w:rPr>
                <w:rFonts w:ascii="宋体" w:eastAsia="宋体" w:hAnsi="宋体"/>
                <w:sz w:val="24"/>
                <w:szCs w:val="24"/>
                <w:lang w:val="x-none"/>
              </w:rPr>
            </w:pPr>
            <w:r>
              <w:rPr>
                <w:rFonts w:ascii="宋体" w:eastAsia="宋体" w:hAnsi="宋体"/>
                <w:sz w:val="24"/>
                <w:szCs w:val="24"/>
                <w:lang w:val="x-none"/>
              </w:rPr>
              <w:t>String</w:t>
            </w:r>
          </w:p>
        </w:tc>
      </w:tr>
      <w:tr w:rsidR="0040618C" w:rsidRPr="00993022" w14:paraId="248865DA" w14:textId="77777777" w:rsidTr="0040618C">
        <w:tc>
          <w:tcPr>
            <w:tcW w:w="2783" w:type="dxa"/>
          </w:tcPr>
          <w:p w14:paraId="670BD044" w14:textId="61E3186A" w:rsidR="0040618C" w:rsidRPr="00993022" w:rsidRDefault="0040618C" w:rsidP="00C8792F">
            <w:pPr>
              <w:rPr>
                <w:rFonts w:ascii="宋体" w:eastAsia="宋体" w:hAnsi="宋体"/>
                <w:sz w:val="24"/>
                <w:szCs w:val="24"/>
                <w:lang w:val="x-none"/>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sidRPr="00993022">
              <w:rPr>
                <w:rFonts w:ascii="宋体" w:eastAsia="宋体" w:hAnsi="宋体"/>
                <w:sz w:val="24"/>
                <w:szCs w:val="24"/>
                <w:lang w:val="x-none"/>
              </w:rPr>
              <w:t>_id</w:t>
            </w:r>
            <w:proofErr w:type="spellEnd"/>
          </w:p>
        </w:tc>
        <w:tc>
          <w:tcPr>
            <w:tcW w:w="2736" w:type="dxa"/>
          </w:tcPr>
          <w:p w14:paraId="4B41AFE5"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患者ID</w:t>
            </w:r>
          </w:p>
        </w:tc>
        <w:tc>
          <w:tcPr>
            <w:tcW w:w="2771" w:type="dxa"/>
          </w:tcPr>
          <w:p w14:paraId="3205D350" w14:textId="3EB28C93" w:rsidR="0040618C" w:rsidRPr="00993022" w:rsidRDefault="0040618C" w:rsidP="00C8792F">
            <w:pPr>
              <w:rPr>
                <w:rFonts w:ascii="宋体" w:eastAsia="宋体" w:hAnsi="宋体"/>
                <w:sz w:val="24"/>
                <w:szCs w:val="24"/>
                <w:lang w:val="x-none"/>
              </w:rPr>
            </w:pPr>
            <w:r>
              <w:rPr>
                <w:rFonts w:ascii="宋体" w:eastAsia="宋体" w:hAnsi="宋体"/>
                <w:sz w:val="24"/>
                <w:szCs w:val="24"/>
                <w:lang w:val="x-none"/>
              </w:rPr>
              <w:t>String</w:t>
            </w:r>
          </w:p>
        </w:tc>
      </w:tr>
      <w:tr w:rsidR="0040618C" w:rsidRPr="00993022" w14:paraId="671CFBEA" w14:textId="77777777" w:rsidTr="0040618C">
        <w:trPr>
          <w:trHeight w:val="660"/>
        </w:trPr>
        <w:tc>
          <w:tcPr>
            <w:tcW w:w="2783" w:type="dxa"/>
          </w:tcPr>
          <w:p w14:paraId="1FB8221B" w14:textId="602C8BF3" w:rsidR="0040618C" w:rsidRPr="00993022" w:rsidRDefault="0040618C" w:rsidP="00C8792F">
            <w:pPr>
              <w:rPr>
                <w:rFonts w:ascii="宋体" w:eastAsia="宋体" w:hAnsi="宋体"/>
                <w:sz w:val="24"/>
                <w:szCs w:val="24"/>
                <w:lang w:val="x-none"/>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sidRPr="00993022">
              <w:rPr>
                <w:rFonts w:ascii="宋体" w:eastAsia="宋体" w:hAnsi="宋体"/>
                <w:sz w:val="24"/>
                <w:szCs w:val="24"/>
                <w:lang w:val="x-none"/>
              </w:rPr>
              <w:t>_name</w:t>
            </w:r>
            <w:proofErr w:type="spellEnd"/>
          </w:p>
        </w:tc>
        <w:tc>
          <w:tcPr>
            <w:tcW w:w="2736" w:type="dxa"/>
          </w:tcPr>
          <w:p w14:paraId="76012B57"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患者名字</w:t>
            </w:r>
          </w:p>
        </w:tc>
        <w:tc>
          <w:tcPr>
            <w:tcW w:w="2771" w:type="dxa"/>
          </w:tcPr>
          <w:p w14:paraId="25E89807" w14:textId="23B3C533" w:rsidR="0040618C" w:rsidRPr="00993022" w:rsidRDefault="0040618C" w:rsidP="00C8792F">
            <w:pPr>
              <w:rPr>
                <w:rFonts w:ascii="宋体" w:eastAsia="宋体" w:hAnsi="宋体"/>
                <w:sz w:val="24"/>
                <w:szCs w:val="24"/>
                <w:lang w:val="x-none"/>
              </w:rPr>
            </w:pPr>
            <w:r>
              <w:rPr>
                <w:rFonts w:ascii="宋体" w:eastAsia="宋体" w:hAnsi="宋体"/>
                <w:sz w:val="24"/>
                <w:szCs w:val="24"/>
                <w:lang w:val="x-none"/>
              </w:rPr>
              <w:t>String</w:t>
            </w:r>
          </w:p>
        </w:tc>
      </w:tr>
      <w:tr w:rsidR="0040618C" w:rsidRPr="00993022" w14:paraId="4A908CF8" w14:textId="77777777" w:rsidTr="0040618C">
        <w:tc>
          <w:tcPr>
            <w:tcW w:w="2783" w:type="dxa"/>
          </w:tcPr>
          <w:p w14:paraId="5DF922C3" w14:textId="2801C345" w:rsidR="0040618C" w:rsidRPr="00993022" w:rsidRDefault="0040618C" w:rsidP="00C8792F">
            <w:pPr>
              <w:rPr>
                <w:rFonts w:ascii="宋体" w:eastAsia="宋体" w:hAnsi="宋体"/>
                <w:sz w:val="24"/>
                <w:szCs w:val="24"/>
                <w:lang w:val="x-none"/>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sidRPr="00993022">
              <w:rPr>
                <w:rFonts w:ascii="宋体" w:eastAsia="宋体" w:hAnsi="宋体"/>
                <w:sz w:val="24"/>
                <w:szCs w:val="24"/>
                <w:lang w:val="x-none"/>
              </w:rPr>
              <w:t>_gender</w:t>
            </w:r>
            <w:proofErr w:type="spellEnd"/>
          </w:p>
        </w:tc>
        <w:tc>
          <w:tcPr>
            <w:tcW w:w="2736" w:type="dxa"/>
          </w:tcPr>
          <w:p w14:paraId="39B77C1D" w14:textId="77777777" w:rsidR="0040618C" w:rsidRPr="00993022" w:rsidRDefault="0040618C" w:rsidP="00C8792F">
            <w:pPr>
              <w:rPr>
                <w:rFonts w:ascii="宋体" w:eastAsia="宋体" w:hAnsi="宋体"/>
                <w:sz w:val="24"/>
                <w:szCs w:val="24"/>
                <w:lang w:val="x-none"/>
              </w:rPr>
            </w:pPr>
            <w:r w:rsidRPr="00993022">
              <w:rPr>
                <w:rFonts w:ascii="宋体" w:eastAsia="宋体" w:hAnsi="宋体" w:hint="eastAsia"/>
                <w:sz w:val="24"/>
                <w:szCs w:val="24"/>
                <w:lang w:val="x-none"/>
              </w:rPr>
              <w:t>患者性别</w:t>
            </w:r>
          </w:p>
        </w:tc>
        <w:tc>
          <w:tcPr>
            <w:tcW w:w="2771" w:type="dxa"/>
          </w:tcPr>
          <w:p w14:paraId="4F21463E" w14:textId="5D63AF67" w:rsidR="0040618C" w:rsidRPr="00993022" w:rsidRDefault="0040618C" w:rsidP="00C8792F">
            <w:pPr>
              <w:rPr>
                <w:rFonts w:ascii="宋体" w:eastAsia="宋体" w:hAnsi="宋体"/>
                <w:sz w:val="24"/>
                <w:szCs w:val="24"/>
                <w:lang w:val="x-none"/>
              </w:rPr>
            </w:pPr>
            <w:r>
              <w:rPr>
                <w:rFonts w:ascii="宋体" w:eastAsia="宋体" w:hAnsi="宋体"/>
                <w:sz w:val="24"/>
                <w:szCs w:val="24"/>
                <w:lang w:val="x-none"/>
              </w:rPr>
              <w:t>String</w:t>
            </w:r>
          </w:p>
        </w:tc>
      </w:tr>
      <w:tr w:rsidR="0040618C" w:rsidRPr="00993022" w14:paraId="0022A50F" w14:textId="77777777" w:rsidTr="0040618C">
        <w:tc>
          <w:tcPr>
            <w:tcW w:w="2783" w:type="dxa"/>
          </w:tcPr>
          <w:p w14:paraId="267CD4C5" w14:textId="66ACE74F" w:rsidR="0040618C" w:rsidRPr="00993022" w:rsidRDefault="0040618C" w:rsidP="00C8792F">
            <w:pPr>
              <w:rPr>
                <w:rFonts w:ascii="宋体" w:eastAsia="宋体" w:hAnsi="宋体"/>
                <w:sz w:val="24"/>
                <w:szCs w:val="24"/>
                <w:lang w:val="x-none"/>
              </w:rPr>
            </w:pPr>
            <w:proofErr w:type="spellStart"/>
            <w:r w:rsidRPr="00993022">
              <w:rPr>
                <w:rFonts w:ascii="宋体" w:eastAsia="宋体" w:hAnsi="宋体"/>
                <w:sz w:val="24"/>
                <w:szCs w:val="24"/>
                <w:lang w:val="x-none"/>
              </w:rPr>
              <w:t>pat</w:t>
            </w:r>
            <w:r>
              <w:rPr>
                <w:rFonts w:ascii="宋体" w:eastAsia="宋体" w:hAnsi="宋体" w:hint="eastAsia"/>
                <w:sz w:val="24"/>
                <w:szCs w:val="24"/>
                <w:lang w:val="x-none"/>
              </w:rPr>
              <w:t>ient</w:t>
            </w:r>
            <w:r>
              <w:rPr>
                <w:rFonts w:ascii="宋体" w:eastAsia="宋体" w:hAnsi="宋体"/>
                <w:sz w:val="24"/>
                <w:szCs w:val="24"/>
                <w:lang w:val="x-none"/>
              </w:rPr>
              <w:t>_record</w:t>
            </w:r>
            <w:proofErr w:type="spellEnd"/>
          </w:p>
        </w:tc>
        <w:tc>
          <w:tcPr>
            <w:tcW w:w="2736" w:type="dxa"/>
          </w:tcPr>
          <w:p w14:paraId="1DFB58C5" w14:textId="77777777" w:rsidR="0040618C" w:rsidRPr="00993022" w:rsidRDefault="0040618C" w:rsidP="00C8792F">
            <w:pPr>
              <w:rPr>
                <w:rFonts w:ascii="宋体" w:eastAsia="宋体" w:hAnsi="宋体"/>
                <w:sz w:val="24"/>
                <w:szCs w:val="24"/>
                <w:lang w:val="x-none"/>
              </w:rPr>
            </w:pPr>
            <w:r>
              <w:rPr>
                <w:rFonts w:ascii="宋体" w:eastAsia="宋体" w:hAnsi="宋体" w:hint="eastAsia"/>
                <w:sz w:val="24"/>
                <w:szCs w:val="24"/>
                <w:lang w:val="x-none"/>
              </w:rPr>
              <w:t>病历内容</w:t>
            </w:r>
          </w:p>
        </w:tc>
        <w:tc>
          <w:tcPr>
            <w:tcW w:w="2771" w:type="dxa"/>
          </w:tcPr>
          <w:p w14:paraId="4E8930D1" w14:textId="24B8D57E" w:rsidR="0040618C" w:rsidRPr="00993022" w:rsidRDefault="0040618C" w:rsidP="00C8792F">
            <w:pPr>
              <w:rPr>
                <w:rFonts w:ascii="宋体" w:eastAsia="宋体" w:hAnsi="宋体"/>
                <w:sz w:val="24"/>
                <w:szCs w:val="24"/>
                <w:lang w:val="x-none"/>
              </w:rPr>
            </w:pPr>
            <w:r>
              <w:rPr>
                <w:rFonts w:ascii="宋体" w:eastAsia="宋体" w:hAnsi="宋体"/>
                <w:sz w:val="24"/>
                <w:szCs w:val="24"/>
                <w:lang w:val="x-none"/>
              </w:rPr>
              <w:t>String</w:t>
            </w:r>
          </w:p>
        </w:tc>
      </w:tr>
    </w:tbl>
    <w:p w14:paraId="48CD05C7" w14:textId="3F008920" w:rsidR="0040618C" w:rsidRDefault="0040618C" w:rsidP="0040618C">
      <w:pPr>
        <w:pStyle w:val="2"/>
        <w:numPr>
          <w:ilvl w:val="1"/>
          <w:numId w:val="9"/>
        </w:numPr>
        <w:rPr>
          <w:rFonts w:ascii="Times New Roman" w:eastAsia="黑体" w:hAnsi="Times New Roman" w:cs="Times New Roman"/>
          <w:b w:val="0"/>
          <w:bCs w:val="0"/>
          <w:sz w:val="30"/>
          <w:szCs w:val="20"/>
        </w:rPr>
      </w:pPr>
      <w:bookmarkStart w:id="126" w:name="_Toc6996099"/>
      <w:r>
        <w:rPr>
          <w:rFonts w:ascii="Times New Roman" w:eastAsia="黑体" w:hAnsi="Times New Roman" w:cs="Times New Roman" w:hint="eastAsia"/>
          <w:b w:val="0"/>
          <w:bCs w:val="0"/>
          <w:sz w:val="30"/>
          <w:szCs w:val="20"/>
        </w:rPr>
        <w:t>开发环境</w:t>
      </w:r>
      <w:r>
        <w:rPr>
          <w:rFonts w:ascii="Times New Roman" w:eastAsia="黑体" w:hAnsi="Times New Roman" w:cs="Times New Roman" w:hint="eastAsia"/>
          <w:b w:val="0"/>
          <w:bCs w:val="0"/>
          <w:sz w:val="30"/>
          <w:szCs w:val="20"/>
        </w:rPr>
        <w:t>/</w:t>
      </w:r>
      <w:r>
        <w:rPr>
          <w:rFonts w:ascii="Times New Roman" w:eastAsia="黑体" w:hAnsi="Times New Roman" w:cs="Times New Roman" w:hint="eastAsia"/>
          <w:b w:val="0"/>
          <w:bCs w:val="0"/>
          <w:sz w:val="30"/>
          <w:szCs w:val="20"/>
        </w:rPr>
        <w:t>运行环境</w:t>
      </w:r>
      <w:bookmarkEnd w:id="126"/>
    </w:p>
    <w:p w14:paraId="12997110" w14:textId="03142353" w:rsidR="0040618C" w:rsidRPr="00DD522B" w:rsidRDefault="0040618C"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开发环境：</w:t>
      </w:r>
      <w:r w:rsidRPr="00DD522B">
        <w:rPr>
          <w:rFonts w:ascii="Times New Roman" w:eastAsia="宋体" w:hAnsi="Times New Roman" w:cs="Times New Roman" w:hint="eastAsia"/>
          <w:sz w:val="24"/>
          <w:szCs w:val="21"/>
        </w:rPr>
        <w:t>MacOS</w:t>
      </w:r>
    </w:p>
    <w:p w14:paraId="369BE8F1" w14:textId="0EB1FE7C" w:rsidR="0040618C" w:rsidRPr="00DD522B" w:rsidRDefault="0040618C"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运行环境：</w:t>
      </w:r>
      <w:r w:rsidRPr="00DD522B">
        <w:rPr>
          <w:rFonts w:ascii="Times New Roman" w:eastAsia="宋体" w:hAnsi="Times New Roman" w:cs="Times New Roman" w:hint="eastAsia"/>
          <w:sz w:val="24"/>
          <w:szCs w:val="21"/>
        </w:rPr>
        <w:t>IOS</w:t>
      </w:r>
      <w:r w:rsidRPr="00DD522B">
        <w:rPr>
          <w:rFonts w:ascii="Times New Roman" w:eastAsia="宋体" w:hAnsi="Times New Roman" w:cs="Times New Roman" w:hint="eastAsia"/>
          <w:sz w:val="24"/>
          <w:szCs w:val="21"/>
        </w:rPr>
        <w:t>、</w:t>
      </w:r>
      <w:r w:rsidRPr="00DD522B">
        <w:rPr>
          <w:rFonts w:ascii="Times New Roman" w:eastAsia="宋体" w:hAnsi="Times New Roman" w:cs="Times New Roman" w:hint="eastAsia"/>
          <w:sz w:val="24"/>
          <w:szCs w:val="21"/>
        </w:rPr>
        <w:t>MacOS</w:t>
      </w:r>
    </w:p>
    <w:p w14:paraId="1065C5FB" w14:textId="348585E0" w:rsidR="0040618C" w:rsidRDefault="0040618C" w:rsidP="0040618C">
      <w:pPr>
        <w:pStyle w:val="2"/>
        <w:numPr>
          <w:ilvl w:val="1"/>
          <w:numId w:val="9"/>
        </w:numPr>
        <w:rPr>
          <w:rFonts w:ascii="Times New Roman" w:eastAsia="黑体" w:hAnsi="Times New Roman" w:cs="Times New Roman"/>
          <w:b w:val="0"/>
          <w:bCs w:val="0"/>
          <w:sz w:val="30"/>
          <w:szCs w:val="20"/>
        </w:rPr>
      </w:pPr>
      <w:bookmarkStart w:id="127" w:name="_Toc6996100"/>
      <w:r>
        <w:rPr>
          <w:rFonts w:ascii="Times New Roman" w:eastAsia="黑体" w:hAnsi="Times New Roman" w:cs="Times New Roman" w:hint="eastAsia"/>
          <w:b w:val="0"/>
          <w:bCs w:val="0"/>
          <w:sz w:val="30"/>
          <w:szCs w:val="20"/>
        </w:rPr>
        <w:t>开发技术</w:t>
      </w:r>
      <w:bookmarkEnd w:id="127"/>
    </w:p>
    <w:p w14:paraId="1A19BDD2" w14:textId="77777777" w:rsidR="009E0080" w:rsidRPr="00DD522B" w:rsidRDefault="0040618C"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本系统分前端和后端。前端实现</w:t>
      </w:r>
      <w:r w:rsidRPr="00DD522B">
        <w:rPr>
          <w:rFonts w:ascii="Times New Roman" w:eastAsia="宋体" w:hAnsi="Times New Roman" w:cs="Times New Roman" w:hint="eastAsia"/>
          <w:sz w:val="24"/>
          <w:szCs w:val="21"/>
        </w:rPr>
        <w:t>IOS</w:t>
      </w:r>
      <w:r w:rsidRPr="00DD522B">
        <w:rPr>
          <w:rFonts w:ascii="Times New Roman" w:eastAsia="宋体" w:hAnsi="Times New Roman" w:cs="Times New Roman" w:hint="eastAsia"/>
          <w:sz w:val="24"/>
          <w:szCs w:val="21"/>
        </w:rPr>
        <w:t>客户端，利用</w:t>
      </w:r>
      <w:r w:rsidRPr="00DD522B">
        <w:rPr>
          <w:rFonts w:ascii="Times New Roman" w:eastAsia="宋体" w:hAnsi="Times New Roman" w:cs="Times New Roman" w:hint="eastAsia"/>
          <w:sz w:val="24"/>
          <w:szCs w:val="21"/>
        </w:rPr>
        <w:t>Swift</w:t>
      </w:r>
      <w:r w:rsidRPr="00DD522B">
        <w:rPr>
          <w:rFonts w:ascii="Times New Roman" w:eastAsia="宋体" w:hAnsi="Times New Roman" w:cs="Times New Roman" w:hint="eastAsia"/>
          <w:sz w:val="24"/>
          <w:szCs w:val="21"/>
        </w:rPr>
        <w:t>语言作为主要开发语言</w:t>
      </w:r>
      <w:r w:rsidR="00A92C98" w:rsidRPr="00DD522B">
        <w:rPr>
          <w:rFonts w:ascii="Times New Roman" w:eastAsia="宋体" w:hAnsi="Times New Roman" w:cs="Times New Roman" w:hint="eastAsia"/>
          <w:sz w:val="24"/>
          <w:szCs w:val="21"/>
        </w:rPr>
        <w:t>；后端实现包括数据库、服务器和智能合约开发，</w:t>
      </w:r>
      <w:proofErr w:type="spellStart"/>
      <w:r w:rsidR="00A92C98" w:rsidRPr="00DD522B">
        <w:rPr>
          <w:rFonts w:ascii="Times New Roman" w:eastAsia="宋体" w:hAnsi="Times New Roman" w:cs="Times New Roman" w:hint="eastAsia"/>
          <w:sz w:val="24"/>
          <w:szCs w:val="21"/>
        </w:rPr>
        <w:t>Javascript</w:t>
      </w:r>
      <w:proofErr w:type="spellEnd"/>
      <w:r w:rsidR="00A92C98" w:rsidRPr="00DD522B">
        <w:rPr>
          <w:rFonts w:ascii="Times New Roman" w:eastAsia="宋体" w:hAnsi="Times New Roman" w:cs="Times New Roman" w:hint="eastAsia"/>
          <w:sz w:val="24"/>
          <w:szCs w:val="21"/>
        </w:rPr>
        <w:t>、</w:t>
      </w:r>
      <w:r w:rsidR="00A92C98" w:rsidRPr="00DD522B">
        <w:rPr>
          <w:rFonts w:ascii="Times New Roman" w:eastAsia="宋体" w:hAnsi="Times New Roman" w:cs="Times New Roman" w:hint="eastAsia"/>
          <w:sz w:val="24"/>
          <w:szCs w:val="21"/>
        </w:rPr>
        <w:t xml:space="preserve">solidity </w:t>
      </w:r>
      <w:r w:rsidR="00A92C98" w:rsidRPr="00DD522B">
        <w:rPr>
          <w:rFonts w:ascii="Times New Roman" w:eastAsia="宋体" w:hAnsi="Times New Roman" w:cs="Times New Roman" w:hint="eastAsia"/>
          <w:sz w:val="24"/>
          <w:szCs w:val="21"/>
        </w:rPr>
        <w:t>是主要开发语言。</w:t>
      </w:r>
      <w:r w:rsidR="005E5BDA" w:rsidRPr="00DD522B">
        <w:rPr>
          <w:rFonts w:ascii="Times New Roman" w:eastAsia="宋体" w:hAnsi="Times New Roman" w:cs="Times New Roman" w:hint="eastAsia"/>
          <w:sz w:val="24"/>
          <w:szCs w:val="21"/>
        </w:rPr>
        <w:t>后端主要是基于</w:t>
      </w:r>
      <w:r w:rsidR="005E5BDA" w:rsidRPr="00DD522B">
        <w:rPr>
          <w:rFonts w:ascii="Times New Roman" w:eastAsia="宋体" w:hAnsi="Times New Roman" w:cs="Times New Roman" w:hint="eastAsia"/>
          <w:sz w:val="24"/>
          <w:szCs w:val="21"/>
        </w:rPr>
        <w:t>Nodejs</w:t>
      </w:r>
      <w:r w:rsidR="005E5BDA" w:rsidRPr="00DD522B">
        <w:rPr>
          <w:rFonts w:ascii="Times New Roman" w:eastAsia="宋体" w:hAnsi="Times New Roman" w:cs="Times New Roman" w:hint="eastAsia"/>
          <w:sz w:val="24"/>
          <w:szCs w:val="21"/>
        </w:rPr>
        <w:t>开发。</w:t>
      </w:r>
    </w:p>
    <w:p w14:paraId="0A16F7B9" w14:textId="4B68B365" w:rsidR="009E0080" w:rsidRPr="009E0080" w:rsidRDefault="009E0080" w:rsidP="009E0080">
      <w:pPr>
        <w:pStyle w:val="2"/>
        <w:numPr>
          <w:ilvl w:val="2"/>
          <w:numId w:val="9"/>
        </w:numPr>
        <w:rPr>
          <w:rFonts w:ascii="Times New Roman" w:eastAsia="黑体" w:hAnsi="Times New Roman" w:cs="Times New Roman"/>
          <w:b w:val="0"/>
          <w:bCs w:val="0"/>
          <w:sz w:val="30"/>
          <w:szCs w:val="20"/>
        </w:rPr>
      </w:pPr>
      <w:bookmarkStart w:id="128" w:name="_Toc6996101"/>
      <w:r>
        <w:rPr>
          <w:rFonts w:ascii="Times New Roman" w:eastAsia="黑体" w:hAnsi="Times New Roman" w:cs="Times New Roman" w:hint="eastAsia"/>
          <w:b w:val="0"/>
          <w:bCs w:val="0"/>
          <w:sz w:val="30"/>
          <w:szCs w:val="20"/>
        </w:rPr>
        <w:t>Node</w:t>
      </w:r>
      <w:r>
        <w:rPr>
          <w:rFonts w:ascii="Times New Roman" w:eastAsia="黑体" w:hAnsi="Times New Roman" w:cs="Times New Roman"/>
          <w:b w:val="0"/>
          <w:bCs w:val="0"/>
          <w:sz w:val="30"/>
          <w:szCs w:val="20"/>
        </w:rPr>
        <w:t>.</w:t>
      </w:r>
      <w:r>
        <w:rPr>
          <w:rFonts w:ascii="Times New Roman" w:eastAsia="黑体" w:hAnsi="Times New Roman" w:cs="Times New Roman" w:hint="eastAsia"/>
          <w:b w:val="0"/>
          <w:bCs w:val="0"/>
          <w:sz w:val="30"/>
          <w:szCs w:val="20"/>
        </w:rPr>
        <w:t>js</w:t>
      </w:r>
      <w:r>
        <w:rPr>
          <w:rFonts w:ascii="Times New Roman" w:eastAsia="黑体" w:hAnsi="Times New Roman" w:cs="Times New Roman" w:hint="eastAsia"/>
          <w:b w:val="0"/>
          <w:bCs w:val="0"/>
          <w:sz w:val="30"/>
          <w:szCs w:val="20"/>
        </w:rPr>
        <w:t>和</w:t>
      </w:r>
      <w:r>
        <w:rPr>
          <w:rFonts w:ascii="Times New Roman" w:eastAsia="黑体" w:hAnsi="Times New Roman" w:cs="Times New Roman" w:hint="eastAsia"/>
          <w:b w:val="0"/>
          <w:bCs w:val="0"/>
          <w:sz w:val="30"/>
          <w:szCs w:val="20"/>
        </w:rPr>
        <w:t>Express</w:t>
      </w:r>
      <w:bookmarkEnd w:id="128"/>
    </w:p>
    <w:p w14:paraId="016DAE0F" w14:textId="4CF0412C" w:rsidR="0040618C" w:rsidRPr="00DD522B" w:rsidRDefault="009E0080"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sz w:val="24"/>
          <w:szCs w:val="21"/>
        </w:rPr>
        <w:t>Node.</w:t>
      </w:r>
      <w:r w:rsidRPr="00DD522B">
        <w:rPr>
          <w:rFonts w:ascii="Times New Roman" w:eastAsia="宋体" w:hAnsi="Times New Roman" w:cs="Times New Roman" w:hint="eastAsia"/>
          <w:sz w:val="24"/>
          <w:szCs w:val="21"/>
        </w:rPr>
        <w:t>JS</w:t>
      </w:r>
      <w:r w:rsidR="00121B9D" w:rsidRPr="00DD522B">
        <w:rPr>
          <w:rFonts w:ascii="Times New Roman" w:eastAsia="宋体" w:hAnsi="Times New Roman" w:cs="Times New Roman"/>
          <w:sz w:val="24"/>
          <w:szCs w:val="21"/>
        </w:rPr>
        <w:t>是一个让</w:t>
      </w:r>
      <w:r w:rsidR="00121B9D" w:rsidRPr="00DD522B">
        <w:rPr>
          <w:rFonts w:ascii="Times New Roman" w:eastAsia="宋体" w:hAnsi="Times New Roman" w:cs="Times New Roman"/>
          <w:sz w:val="24"/>
          <w:szCs w:val="21"/>
        </w:rPr>
        <w:t xml:space="preserve"> JavaScript </w:t>
      </w:r>
      <w:r w:rsidR="00121B9D" w:rsidRPr="00DD522B">
        <w:rPr>
          <w:rFonts w:ascii="Times New Roman" w:eastAsia="宋体" w:hAnsi="Times New Roman" w:cs="Times New Roman"/>
          <w:sz w:val="24"/>
          <w:szCs w:val="21"/>
        </w:rPr>
        <w:t>运行在服务端的开发平台，它让</w:t>
      </w:r>
      <w:r w:rsidR="00121B9D" w:rsidRPr="00DD522B">
        <w:rPr>
          <w:rFonts w:ascii="Times New Roman" w:eastAsia="宋体" w:hAnsi="Times New Roman" w:cs="Times New Roman"/>
          <w:sz w:val="24"/>
          <w:szCs w:val="21"/>
        </w:rPr>
        <w:t xml:space="preserve"> JavaScript </w:t>
      </w:r>
      <w:r w:rsidR="00121B9D" w:rsidRPr="00DD522B">
        <w:rPr>
          <w:rFonts w:ascii="Times New Roman" w:eastAsia="宋体" w:hAnsi="Times New Roman" w:cs="Times New Roman"/>
          <w:sz w:val="24"/>
          <w:szCs w:val="21"/>
        </w:rPr>
        <w:t>成为与</w:t>
      </w:r>
      <w:r w:rsidR="00121B9D" w:rsidRPr="00DD522B">
        <w:rPr>
          <w:rFonts w:ascii="Times New Roman" w:eastAsia="宋体" w:hAnsi="Times New Roman" w:cs="Times New Roman"/>
          <w:sz w:val="24"/>
          <w:szCs w:val="21"/>
        </w:rPr>
        <w:t>PHP</w:t>
      </w:r>
      <w:r w:rsidR="00121B9D" w:rsidRPr="00DD522B">
        <w:rPr>
          <w:rFonts w:ascii="Times New Roman" w:eastAsia="宋体" w:hAnsi="Times New Roman" w:cs="Times New Roman"/>
          <w:sz w:val="24"/>
          <w:szCs w:val="21"/>
        </w:rPr>
        <w:t>、</w:t>
      </w:r>
      <w:r w:rsidR="00121B9D" w:rsidRPr="00DD522B">
        <w:rPr>
          <w:rFonts w:ascii="Times New Roman" w:eastAsia="宋体" w:hAnsi="Times New Roman" w:cs="Times New Roman"/>
          <w:sz w:val="24"/>
          <w:szCs w:val="21"/>
        </w:rPr>
        <w:t>Python</w:t>
      </w:r>
      <w:r w:rsidR="00121B9D" w:rsidRPr="00DD522B">
        <w:rPr>
          <w:rFonts w:ascii="Times New Roman" w:eastAsia="宋体" w:hAnsi="Times New Roman" w:cs="Times New Roman"/>
          <w:sz w:val="24"/>
          <w:szCs w:val="21"/>
        </w:rPr>
        <w:t>、</w:t>
      </w:r>
      <w:r w:rsidR="00121B9D" w:rsidRPr="00DD522B">
        <w:rPr>
          <w:rFonts w:ascii="Times New Roman" w:eastAsia="宋体" w:hAnsi="Times New Roman" w:cs="Times New Roman"/>
          <w:sz w:val="24"/>
          <w:szCs w:val="21"/>
        </w:rPr>
        <w:t>Perl</w:t>
      </w:r>
      <w:r w:rsidR="00121B9D" w:rsidRPr="00DD522B">
        <w:rPr>
          <w:rFonts w:ascii="Times New Roman" w:eastAsia="宋体" w:hAnsi="Times New Roman" w:cs="Times New Roman"/>
          <w:sz w:val="24"/>
          <w:szCs w:val="21"/>
        </w:rPr>
        <w:t>、</w:t>
      </w:r>
      <w:r w:rsidR="00121B9D" w:rsidRPr="00DD522B">
        <w:rPr>
          <w:rFonts w:ascii="Times New Roman" w:eastAsia="宋体" w:hAnsi="Times New Roman" w:cs="Times New Roman"/>
          <w:sz w:val="24"/>
          <w:szCs w:val="21"/>
        </w:rPr>
        <w:t xml:space="preserve">Ruby </w:t>
      </w:r>
      <w:r w:rsidR="00121B9D" w:rsidRPr="00DD522B">
        <w:rPr>
          <w:rFonts w:ascii="Times New Roman" w:eastAsia="宋体" w:hAnsi="Times New Roman" w:cs="Times New Roman"/>
          <w:sz w:val="24"/>
          <w:szCs w:val="21"/>
        </w:rPr>
        <w:t>等服务</w:t>
      </w:r>
      <w:proofErr w:type="gramStart"/>
      <w:r w:rsidR="00121B9D" w:rsidRPr="00DD522B">
        <w:rPr>
          <w:rFonts w:ascii="Times New Roman" w:eastAsia="宋体" w:hAnsi="Times New Roman" w:cs="Times New Roman"/>
          <w:sz w:val="24"/>
          <w:szCs w:val="21"/>
        </w:rPr>
        <w:t>端语言</w:t>
      </w:r>
      <w:proofErr w:type="gramEnd"/>
      <w:r w:rsidR="00121B9D" w:rsidRPr="00DD522B">
        <w:rPr>
          <w:rFonts w:ascii="Times New Roman" w:eastAsia="宋体" w:hAnsi="Times New Roman" w:cs="Times New Roman"/>
          <w:sz w:val="24"/>
          <w:szCs w:val="21"/>
        </w:rPr>
        <w:t>平起平坐的脚本语言。</w:t>
      </w:r>
      <w:r w:rsidR="00DD522B">
        <w:rPr>
          <w:rFonts w:ascii="Times New Roman" w:eastAsia="宋体" w:hAnsi="Times New Roman" w:cs="Times New Roman"/>
          <w:sz w:val="24"/>
          <w:szCs w:val="21"/>
        </w:rPr>
        <w:t>[</w:t>
      </w:r>
      <w:r w:rsidRPr="00DD522B">
        <w:rPr>
          <w:rFonts w:ascii="Times New Roman" w:eastAsia="宋体" w:hAnsi="Times New Roman" w:cs="Times New Roman"/>
          <w:sz w:val="24"/>
          <w:szCs w:val="21"/>
        </w:rPr>
        <w:endnoteReference w:id="7"/>
      </w:r>
      <w:r w:rsidR="00DD522B">
        <w:rPr>
          <w:rFonts w:ascii="Times New Roman" w:eastAsia="宋体" w:hAnsi="Times New Roman" w:cs="Times New Roman"/>
          <w:sz w:val="24"/>
          <w:szCs w:val="21"/>
        </w:rPr>
        <w:t>]</w:t>
      </w:r>
      <w:r w:rsidRPr="00DD522B">
        <w:rPr>
          <w:rFonts w:ascii="Times New Roman" w:eastAsia="宋体" w:hAnsi="Times New Roman" w:cs="Times New Roman"/>
          <w:sz w:val="24"/>
          <w:szCs w:val="21"/>
        </w:rPr>
        <w:t xml:space="preserve"> Node</w:t>
      </w:r>
      <w:r w:rsidRPr="00DD522B">
        <w:rPr>
          <w:rFonts w:ascii="Times New Roman" w:eastAsia="宋体" w:hAnsi="Times New Roman" w:cs="Times New Roman"/>
          <w:sz w:val="24"/>
          <w:szCs w:val="21"/>
        </w:rPr>
        <w:t>对一些特殊用例进行优化，提供替代的</w:t>
      </w:r>
      <w:r w:rsidRPr="00DD522B">
        <w:rPr>
          <w:rFonts w:ascii="Times New Roman" w:eastAsia="宋体" w:hAnsi="Times New Roman" w:cs="Times New Roman"/>
          <w:sz w:val="24"/>
          <w:szCs w:val="21"/>
        </w:rPr>
        <w:t>API</w:t>
      </w:r>
      <w:r w:rsidRPr="00DD522B">
        <w:rPr>
          <w:rFonts w:ascii="Times New Roman" w:eastAsia="宋体" w:hAnsi="Times New Roman" w:cs="Times New Roman"/>
          <w:sz w:val="24"/>
          <w:szCs w:val="21"/>
        </w:rPr>
        <w:t>，使得</w:t>
      </w:r>
      <w:r w:rsidRPr="00DD522B">
        <w:rPr>
          <w:rFonts w:ascii="Times New Roman" w:eastAsia="宋体" w:hAnsi="Times New Roman" w:cs="Times New Roman"/>
          <w:sz w:val="24"/>
          <w:szCs w:val="21"/>
        </w:rPr>
        <w:t>V8</w:t>
      </w:r>
      <w:r w:rsidRPr="00DD522B">
        <w:rPr>
          <w:rFonts w:ascii="Times New Roman" w:eastAsia="宋体" w:hAnsi="Times New Roman" w:cs="Times New Roman"/>
          <w:sz w:val="24"/>
          <w:szCs w:val="21"/>
        </w:rPr>
        <w:t>在非浏览器环境下</w:t>
      </w:r>
      <w:r w:rsidRPr="00DD522B">
        <w:rPr>
          <w:rFonts w:ascii="Times New Roman" w:eastAsia="宋体" w:hAnsi="Times New Roman" w:cs="Times New Roman"/>
          <w:sz w:val="24"/>
          <w:szCs w:val="21"/>
        </w:rPr>
        <w:lastRenderedPageBreak/>
        <w:t>运行得更好。</w:t>
      </w:r>
      <w:r w:rsidRPr="00DD522B">
        <w:rPr>
          <w:rFonts w:ascii="Times New Roman" w:eastAsia="宋体" w:hAnsi="Times New Roman" w:cs="Times New Roman"/>
          <w:sz w:val="24"/>
          <w:szCs w:val="21"/>
        </w:rPr>
        <w:t>V8</w:t>
      </w:r>
      <w:r w:rsidRPr="00DD522B">
        <w:rPr>
          <w:rFonts w:ascii="Times New Roman" w:eastAsia="宋体" w:hAnsi="Times New Roman" w:cs="Times New Roman"/>
          <w:sz w:val="24"/>
          <w:szCs w:val="21"/>
        </w:rPr>
        <w:t>引擎执行</w:t>
      </w:r>
      <w:proofErr w:type="spellStart"/>
      <w:r w:rsidRPr="00DD522B">
        <w:rPr>
          <w:rFonts w:ascii="Times New Roman" w:eastAsia="宋体" w:hAnsi="Times New Roman" w:cs="Times New Roman"/>
          <w:sz w:val="24"/>
          <w:szCs w:val="21"/>
        </w:rPr>
        <w:t>Javascript</w:t>
      </w:r>
      <w:proofErr w:type="spellEnd"/>
      <w:r w:rsidR="00DD522B">
        <w:rPr>
          <w:rFonts w:ascii="Times New Roman" w:eastAsia="宋体" w:hAnsi="Times New Roman" w:cs="Times New Roman"/>
          <w:sz w:val="24"/>
          <w:szCs w:val="21"/>
        </w:rPr>
        <w:t>的速度非常快，性能非常好</w:t>
      </w:r>
      <w:r w:rsidR="00DD522B">
        <w:rPr>
          <w:rFonts w:ascii="Times New Roman" w:eastAsia="宋体" w:hAnsi="Times New Roman" w:cs="Times New Roman" w:hint="eastAsia"/>
          <w:sz w:val="24"/>
          <w:szCs w:val="21"/>
        </w:rPr>
        <w:t>。</w:t>
      </w:r>
      <w:r w:rsidRPr="00DD522B">
        <w:rPr>
          <w:rFonts w:ascii="Times New Roman" w:eastAsia="宋体" w:hAnsi="Times New Roman" w:cs="Times New Roman"/>
          <w:sz w:val="24"/>
          <w:szCs w:val="21"/>
        </w:rPr>
        <w:t xml:space="preserve">  Node</w:t>
      </w:r>
      <w:r w:rsidRPr="00DD522B">
        <w:rPr>
          <w:rFonts w:ascii="Times New Roman" w:eastAsia="宋体" w:hAnsi="Times New Roman" w:cs="Times New Roman"/>
          <w:sz w:val="24"/>
          <w:szCs w:val="21"/>
        </w:rPr>
        <w:t>是一个基于</w:t>
      </w:r>
      <w:r w:rsidRPr="00DD522B">
        <w:rPr>
          <w:rFonts w:ascii="Times New Roman" w:eastAsia="宋体" w:hAnsi="Times New Roman" w:cs="Times New Roman"/>
          <w:sz w:val="24"/>
          <w:szCs w:val="21"/>
        </w:rPr>
        <w:t>Chrome JavaScript</w:t>
      </w:r>
      <w:r w:rsidRPr="00DD522B">
        <w:rPr>
          <w:rFonts w:ascii="Times New Roman" w:eastAsia="宋体" w:hAnsi="Times New Roman" w:cs="Times New Roman"/>
          <w:sz w:val="24"/>
          <w:szCs w:val="21"/>
        </w:rPr>
        <w:t>运行时建立的平台，</w:t>
      </w:r>
      <w:r w:rsidRPr="00DD522B">
        <w:rPr>
          <w:rFonts w:ascii="Times New Roman" w:eastAsia="宋体" w:hAnsi="Times New Roman" w:cs="Times New Roman"/>
          <w:sz w:val="24"/>
          <w:szCs w:val="21"/>
        </w:rPr>
        <w:t xml:space="preserve"> </w:t>
      </w:r>
      <w:r w:rsidRPr="00DD522B">
        <w:rPr>
          <w:rFonts w:ascii="Times New Roman" w:eastAsia="宋体" w:hAnsi="Times New Roman" w:cs="Times New Roman"/>
          <w:sz w:val="24"/>
          <w:szCs w:val="21"/>
        </w:rPr>
        <w:t>用于方便地搭建响应速度快、易于扩展的网络应用。</w:t>
      </w:r>
      <w:r w:rsidRPr="00DD522B">
        <w:rPr>
          <w:rFonts w:ascii="Times New Roman" w:eastAsia="宋体" w:hAnsi="Times New Roman" w:cs="Times New Roman"/>
          <w:sz w:val="24"/>
          <w:szCs w:val="21"/>
        </w:rPr>
        <w:t xml:space="preserve">Node </w:t>
      </w:r>
      <w:r w:rsidRPr="00DD522B">
        <w:rPr>
          <w:rFonts w:ascii="Times New Roman" w:eastAsia="宋体" w:hAnsi="Times New Roman" w:cs="Times New Roman"/>
          <w:sz w:val="24"/>
          <w:szCs w:val="21"/>
        </w:rPr>
        <w:t>使用事件驱动，</w:t>
      </w:r>
      <w:r w:rsidRPr="00DD522B">
        <w:rPr>
          <w:rFonts w:ascii="Times New Roman" w:eastAsia="宋体" w:hAnsi="Times New Roman" w:cs="Times New Roman"/>
          <w:sz w:val="24"/>
          <w:szCs w:val="21"/>
        </w:rPr>
        <w:t xml:space="preserve"> </w:t>
      </w:r>
      <w:r w:rsidRPr="00DD522B">
        <w:rPr>
          <w:rFonts w:ascii="Times New Roman" w:eastAsia="宋体" w:hAnsi="Times New Roman" w:cs="Times New Roman"/>
          <w:sz w:val="24"/>
          <w:szCs w:val="21"/>
        </w:rPr>
        <w:t>非阻塞</w:t>
      </w:r>
      <w:r w:rsidRPr="00DD522B">
        <w:rPr>
          <w:rFonts w:ascii="Times New Roman" w:eastAsia="宋体" w:hAnsi="Times New Roman" w:cs="Times New Roman"/>
          <w:sz w:val="24"/>
          <w:szCs w:val="21"/>
        </w:rPr>
        <w:t xml:space="preserve">I/O </w:t>
      </w:r>
      <w:r w:rsidRPr="00DD522B">
        <w:rPr>
          <w:rFonts w:ascii="Times New Roman" w:eastAsia="宋体" w:hAnsi="Times New Roman" w:cs="Times New Roman"/>
          <w:sz w:val="24"/>
          <w:szCs w:val="21"/>
        </w:rPr>
        <w:t>模型而得以轻量和高效，非常适合在分布式设备上运行数据密集型的实时应用。</w:t>
      </w:r>
    </w:p>
    <w:p w14:paraId="6374083E" w14:textId="0FF537B7" w:rsidR="009E0080" w:rsidRPr="00DD522B" w:rsidRDefault="009E0080" w:rsidP="00DD522B">
      <w:pPr>
        <w:spacing w:line="300" w:lineRule="auto"/>
        <w:ind w:firstLine="475"/>
        <w:rPr>
          <w:rFonts w:ascii="Times New Roman" w:eastAsia="宋体" w:hAnsi="Times New Roman" w:cs="Times New Roman"/>
          <w:sz w:val="24"/>
          <w:szCs w:val="21"/>
        </w:rPr>
      </w:pPr>
      <w:r w:rsidRPr="00DD522B">
        <w:rPr>
          <w:rFonts w:ascii="Times New Roman" w:eastAsia="宋体" w:hAnsi="Times New Roman" w:cs="Times New Roman" w:hint="eastAsia"/>
          <w:sz w:val="24"/>
          <w:szCs w:val="21"/>
        </w:rPr>
        <w:t>Express</w:t>
      </w:r>
      <w:r w:rsidRPr="00DD522B">
        <w:rPr>
          <w:rFonts w:ascii="Times New Roman" w:eastAsia="宋体" w:hAnsi="Times New Roman" w:cs="Times New Roman" w:hint="eastAsia"/>
          <w:sz w:val="24"/>
          <w:szCs w:val="21"/>
        </w:rPr>
        <w:t>是</w:t>
      </w:r>
      <w:proofErr w:type="spellStart"/>
      <w:r w:rsidRPr="00DD522B">
        <w:rPr>
          <w:rFonts w:ascii="Times New Roman" w:eastAsia="宋体" w:hAnsi="Times New Roman" w:cs="Times New Roman" w:hint="eastAsia"/>
          <w:sz w:val="24"/>
          <w:szCs w:val="21"/>
        </w:rPr>
        <w:t>Node</w:t>
      </w:r>
      <w:r w:rsidRPr="00DD522B">
        <w:rPr>
          <w:rFonts w:ascii="Times New Roman" w:eastAsia="宋体" w:hAnsi="Times New Roman" w:cs="Times New Roman"/>
          <w:sz w:val="24"/>
          <w:szCs w:val="21"/>
        </w:rPr>
        <w:t>.</w:t>
      </w:r>
      <w:r w:rsidRPr="00DD522B">
        <w:rPr>
          <w:rFonts w:ascii="Times New Roman" w:eastAsia="宋体" w:hAnsi="Times New Roman" w:cs="Times New Roman" w:hint="eastAsia"/>
          <w:sz w:val="24"/>
          <w:szCs w:val="21"/>
        </w:rPr>
        <w:t>Js</w:t>
      </w:r>
      <w:proofErr w:type="spellEnd"/>
      <w:r w:rsidRPr="00DD522B">
        <w:rPr>
          <w:rFonts w:ascii="Times New Roman" w:eastAsia="宋体" w:hAnsi="Times New Roman" w:cs="Times New Roman" w:hint="eastAsia"/>
          <w:sz w:val="24"/>
          <w:szCs w:val="21"/>
        </w:rPr>
        <w:t>的一个框架，利用</w:t>
      </w:r>
      <w:r w:rsidRPr="00DD522B">
        <w:rPr>
          <w:rFonts w:ascii="Times New Roman" w:eastAsia="宋体" w:hAnsi="Times New Roman" w:cs="Times New Roman" w:hint="eastAsia"/>
          <w:sz w:val="24"/>
          <w:szCs w:val="21"/>
        </w:rPr>
        <w:t>Express</w:t>
      </w:r>
      <w:r w:rsidRPr="00DD522B">
        <w:rPr>
          <w:rFonts w:ascii="Times New Roman" w:eastAsia="宋体" w:hAnsi="Times New Roman" w:cs="Times New Roman" w:hint="eastAsia"/>
          <w:sz w:val="24"/>
          <w:szCs w:val="21"/>
        </w:rPr>
        <w:t>能进行</w:t>
      </w:r>
      <w:r w:rsidRPr="00DD522B">
        <w:rPr>
          <w:rFonts w:ascii="Times New Roman" w:eastAsia="宋体" w:hAnsi="Times New Roman" w:cs="Times New Roman" w:hint="eastAsia"/>
          <w:sz w:val="24"/>
          <w:szCs w:val="21"/>
        </w:rPr>
        <w:t>Nojde.</w:t>
      </w:r>
      <w:r w:rsidRPr="00DD522B">
        <w:rPr>
          <w:rFonts w:ascii="Times New Roman" w:eastAsia="宋体" w:hAnsi="Times New Roman" w:cs="Times New Roman"/>
          <w:sz w:val="24"/>
          <w:szCs w:val="21"/>
        </w:rPr>
        <w:t>js</w:t>
      </w:r>
      <w:r w:rsidRPr="00DD522B">
        <w:rPr>
          <w:rFonts w:ascii="Times New Roman" w:eastAsia="宋体" w:hAnsi="Times New Roman" w:cs="Times New Roman" w:hint="eastAsia"/>
          <w:sz w:val="24"/>
          <w:szCs w:val="21"/>
        </w:rPr>
        <w:t xml:space="preserve"> </w:t>
      </w:r>
      <w:r w:rsidRPr="00DD522B">
        <w:rPr>
          <w:rFonts w:ascii="Times New Roman" w:eastAsia="宋体" w:hAnsi="Times New Roman" w:cs="Times New Roman" w:hint="eastAsia"/>
          <w:sz w:val="24"/>
          <w:szCs w:val="21"/>
        </w:rPr>
        <w:t>快速开发，快速搭建一个可运行的</w:t>
      </w:r>
      <w:r w:rsidRPr="00DD522B">
        <w:rPr>
          <w:rFonts w:ascii="Times New Roman" w:eastAsia="宋体" w:hAnsi="Times New Roman" w:cs="Times New Roman" w:hint="eastAsia"/>
          <w:sz w:val="24"/>
          <w:szCs w:val="21"/>
        </w:rPr>
        <w:t>HTTP</w:t>
      </w:r>
      <w:r w:rsidRPr="00DD522B">
        <w:rPr>
          <w:rFonts w:ascii="Times New Roman" w:eastAsia="宋体" w:hAnsi="Times New Roman" w:cs="Times New Roman" w:hint="eastAsia"/>
          <w:sz w:val="24"/>
          <w:szCs w:val="21"/>
        </w:rPr>
        <w:t>服务器。</w:t>
      </w:r>
    </w:p>
    <w:p w14:paraId="6793A22C" w14:textId="7CB3704F" w:rsidR="003B20D0" w:rsidRDefault="003B20D0" w:rsidP="003B20D0">
      <w:pPr>
        <w:pStyle w:val="2"/>
        <w:numPr>
          <w:ilvl w:val="2"/>
          <w:numId w:val="9"/>
        </w:numPr>
        <w:rPr>
          <w:rFonts w:ascii="Times New Roman" w:eastAsia="黑体" w:hAnsi="Times New Roman" w:cs="Times New Roman"/>
          <w:b w:val="0"/>
          <w:bCs w:val="0"/>
          <w:sz w:val="30"/>
          <w:szCs w:val="20"/>
        </w:rPr>
      </w:pPr>
      <w:bookmarkStart w:id="129" w:name="_Toc6996102"/>
      <w:r>
        <w:rPr>
          <w:rFonts w:ascii="Times New Roman" w:eastAsia="黑体" w:hAnsi="Times New Roman" w:cs="Times New Roman"/>
          <w:b w:val="0"/>
          <w:bCs w:val="0"/>
          <w:sz w:val="30"/>
          <w:szCs w:val="20"/>
        </w:rPr>
        <w:t>S</w:t>
      </w:r>
      <w:r>
        <w:rPr>
          <w:rFonts w:ascii="Times New Roman" w:eastAsia="黑体" w:hAnsi="Times New Roman" w:cs="Times New Roman" w:hint="eastAsia"/>
          <w:b w:val="0"/>
          <w:bCs w:val="0"/>
          <w:sz w:val="30"/>
          <w:szCs w:val="20"/>
        </w:rPr>
        <w:t>olidity</w:t>
      </w:r>
      <w:bookmarkEnd w:id="129"/>
    </w:p>
    <w:p w14:paraId="0409909A" w14:textId="5AB21C1F" w:rsidR="00BC5CEE" w:rsidRPr="00A30879" w:rsidRDefault="00AE71C1"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sz w:val="24"/>
          <w:szCs w:val="21"/>
        </w:rPr>
        <w:t>Solidity</w:t>
      </w:r>
      <w:r w:rsidRPr="00A30879">
        <w:rPr>
          <w:rFonts w:ascii="Times New Roman" w:eastAsia="宋体" w:hAnsi="Times New Roman" w:cs="Times New Roman"/>
          <w:sz w:val="24"/>
          <w:szCs w:val="21"/>
        </w:rPr>
        <w:t>是一种合约导向式语言，可被应用于各种不同的区块链平台上</w:t>
      </w:r>
      <w:r w:rsidRPr="00A30879">
        <w:rPr>
          <w:rFonts w:ascii="Times New Roman" w:eastAsia="宋体" w:hAnsi="Times New Roman" w:cs="Times New Roman" w:hint="eastAsia"/>
          <w:sz w:val="24"/>
          <w:szCs w:val="21"/>
        </w:rPr>
        <w:t>，</w:t>
      </w:r>
      <w:r w:rsidRPr="00A30879">
        <w:rPr>
          <w:rFonts w:ascii="Times New Roman" w:eastAsia="宋体" w:hAnsi="Times New Roman" w:cs="Times New Roman"/>
          <w:sz w:val="24"/>
          <w:szCs w:val="21"/>
        </w:rPr>
        <w:t>可使程序开发人员能在区块链上（例如以太坊）编写智能合约。</w:t>
      </w:r>
      <w:r w:rsidR="008617F3">
        <w:rPr>
          <w:rFonts w:ascii="Times New Roman" w:eastAsia="宋体" w:hAnsi="Times New Roman" w:cs="Times New Roman"/>
          <w:sz w:val="24"/>
          <w:szCs w:val="21"/>
        </w:rPr>
        <w:t>[</w:t>
      </w:r>
      <w:r w:rsidRPr="00A30879">
        <w:rPr>
          <w:rFonts w:ascii="Times New Roman" w:eastAsia="宋体" w:hAnsi="Times New Roman" w:cs="Times New Roman"/>
          <w:sz w:val="24"/>
          <w:szCs w:val="21"/>
        </w:rPr>
        <w:endnoteReference w:id="8"/>
      </w:r>
      <w:r w:rsidR="008617F3">
        <w:rPr>
          <w:rFonts w:ascii="Times New Roman" w:eastAsia="宋体" w:hAnsi="Times New Roman" w:cs="Times New Roman"/>
          <w:sz w:val="24"/>
          <w:szCs w:val="21"/>
        </w:rPr>
        <w:t>]</w:t>
      </w:r>
      <w:r w:rsidR="00D44BF5" w:rsidRPr="00A30879">
        <w:rPr>
          <w:rFonts w:ascii="Times New Roman" w:eastAsia="宋体" w:hAnsi="Times New Roman" w:cs="Times New Roman" w:hint="eastAsia"/>
          <w:sz w:val="24"/>
          <w:szCs w:val="21"/>
        </w:rPr>
        <w:t xml:space="preserve"> Solidity</w:t>
      </w:r>
      <w:r w:rsidR="00D44BF5" w:rsidRPr="00A30879">
        <w:rPr>
          <w:rFonts w:ascii="Times New Roman" w:eastAsia="宋体" w:hAnsi="Times New Roman" w:cs="Times New Roman" w:hint="eastAsia"/>
          <w:sz w:val="24"/>
          <w:szCs w:val="21"/>
        </w:rPr>
        <w:t>是</w:t>
      </w:r>
      <w:proofErr w:type="gramStart"/>
      <w:r w:rsidR="00D44BF5" w:rsidRPr="00A30879">
        <w:rPr>
          <w:rFonts w:ascii="Times New Roman" w:eastAsia="宋体" w:hAnsi="Times New Roman" w:cs="Times New Roman" w:hint="eastAsia"/>
          <w:sz w:val="24"/>
          <w:szCs w:val="21"/>
        </w:rPr>
        <w:t>以太坊所推荐</w:t>
      </w:r>
      <w:proofErr w:type="gramEnd"/>
      <w:r w:rsidR="00D44BF5" w:rsidRPr="00A30879">
        <w:rPr>
          <w:rFonts w:ascii="Times New Roman" w:eastAsia="宋体" w:hAnsi="Times New Roman" w:cs="Times New Roman" w:hint="eastAsia"/>
          <w:sz w:val="24"/>
          <w:szCs w:val="21"/>
        </w:rPr>
        <w:t>使用的智能合约开发语言。利用</w:t>
      </w:r>
      <w:r w:rsidR="00D44BF5" w:rsidRPr="00A30879">
        <w:rPr>
          <w:rFonts w:ascii="Times New Roman" w:eastAsia="宋体" w:hAnsi="Times New Roman" w:cs="Times New Roman" w:hint="eastAsia"/>
          <w:sz w:val="24"/>
          <w:szCs w:val="21"/>
        </w:rPr>
        <w:t>Solidity</w:t>
      </w:r>
      <w:r w:rsidR="00D44BF5" w:rsidRPr="00A30879">
        <w:rPr>
          <w:rFonts w:ascii="Times New Roman" w:eastAsia="宋体" w:hAnsi="Times New Roman" w:cs="Times New Roman" w:hint="eastAsia"/>
          <w:sz w:val="24"/>
          <w:szCs w:val="21"/>
        </w:rPr>
        <w:t>，实现病历的共享、隐私保护、信息保存到区块链上等功能。</w:t>
      </w:r>
    </w:p>
    <w:p w14:paraId="39D24FB9" w14:textId="6137C792" w:rsidR="00E02806" w:rsidRPr="00A30879" w:rsidRDefault="00E02806"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实现授权的主要代码</w:t>
      </w:r>
      <w:proofErr w:type="gramStart"/>
      <w:r w:rsidRPr="00A30879">
        <w:rPr>
          <w:rFonts w:ascii="Times New Roman" w:eastAsia="宋体" w:hAnsi="Times New Roman" w:cs="Times New Roman" w:hint="eastAsia"/>
          <w:sz w:val="24"/>
          <w:szCs w:val="21"/>
        </w:rPr>
        <w:t>段如下</w:t>
      </w:r>
      <w:proofErr w:type="gramEnd"/>
      <w:r w:rsidRPr="00A30879">
        <w:rPr>
          <w:rFonts w:ascii="Times New Roman" w:eastAsia="宋体" w:hAnsi="Times New Roman" w:cs="Times New Roman" w:hint="eastAsia"/>
          <w:sz w:val="24"/>
          <w:szCs w:val="21"/>
        </w:rPr>
        <w:t>代码段</w:t>
      </w:r>
      <w:r w:rsidRPr="00A30879">
        <w:rPr>
          <w:rFonts w:ascii="Times New Roman" w:eastAsia="宋体" w:hAnsi="Times New Roman" w:cs="Times New Roman" w:hint="eastAsia"/>
          <w:sz w:val="24"/>
          <w:szCs w:val="21"/>
        </w:rPr>
        <w:t>1</w:t>
      </w:r>
    </w:p>
    <w:p w14:paraId="6C75056D" w14:textId="77777777" w:rsidR="00E02806" w:rsidRDefault="00E02806" w:rsidP="00E02806">
      <w:pPr>
        <w:pBdr>
          <w:top w:val="single" w:sz="4" w:space="1" w:color="auto"/>
          <w:left w:val="single" w:sz="4" w:space="4" w:color="auto"/>
          <w:bottom w:val="single" w:sz="4" w:space="1" w:color="auto"/>
          <w:right w:val="single" w:sz="4" w:space="4" w:color="auto"/>
        </w:pBdr>
      </w:pPr>
      <w:r w:rsidRPr="00E02806">
        <w:t xml:space="preserve">modifier </w:t>
      </w:r>
      <w:proofErr w:type="gramStart"/>
      <w:r w:rsidRPr="00E02806">
        <w:t>check(</w:t>
      </w:r>
      <w:proofErr w:type="gramEnd"/>
      <w:r w:rsidRPr="00E02806">
        <w:t>) {</w:t>
      </w:r>
    </w:p>
    <w:p w14:paraId="783CAA86" w14:textId="0A68A7B4" w:rsidR="00E02806" w:rsidRPr="00E02806" w:rsidRDefault="00E02806" w:rsidP="00E02806">
      <w:pPr>
        <w:pBdr>
          <w:top w:val="single" w:sz="4" w:space="1" w:color="auto"/>
          <w:left w:val="single" w:sz="4" w:space="4" w:color="auto"/>
          <w:bottom w:val="single" w:sz="4" w:space="1" w:color="auto"/>
          <w:right w:val="single" w:sz="4" w:space="4" w:color="auto"/>
        </w:pBdr>
      </w:pPr>
      <w:r>
        <w:rPr>
          <w:rFonts w:hint="eastAsia"/>
        </w:rPr>
        <w:tab/>
      </w:r>
      <w:r>
        <w:rPr>
          <w:rFonts w:hint="eastAsia"/>
        </w:rPr>
        <w:tab/>
        <w:t>// 主要利用把授权医院的公开地址获取，通过该授权modifier，附加到函数中去即可。</w:t>
      </w:r>
    </w:p>
    <w:p w14:paraId="605E145E" w14:textId="77777777" w:rsidR="00E02806" w:rsidRPr="00E02806" w:rsidRDefault="00E02806" w:rsidP="00E02806">
      <w:pPr>
        <w:pBdr>
          <w:top w:val="single" w:sz="4" w:space="1" w:color="auto"/>
          <w:left w:val="single" w:sz="4" w:space="4" w:color="auto"/>
          <w:bottom w:val="single" w:sz="4" w:space="1" w:color="auto"/>
          <w:right w:val="single" w:sz="4" w:space="4" w:color="auto"/>
        </w:pBdr>
      </w:pPr>
      <w:r w:rsidRPr="00E02806">
        <w:t xml:space="preserve">        </w:t>
      </w:r>
      <w:proofErr w:type="gramStart"/>
      <w:r w:rsidRPr="00E02806">
        <w:t>require(</w:t>
      </w:r>
      <w:proofErr w:type="gramEnd"/>
    </w:p>
    <w:p w14:paraId="14403809" w14:textId="77777777" w:rsidR="00E02806" w:rsidRPr="00E02806" w:rsidRDefault="00E02806" w:rsidP="00E02806">
      <w:pPr>
        <w:pBdr>
          <w:top w:val="single" w:sz="4" w:space="1" w:color="auto"/>
          <w:left w:val="single" w:sz="4" w:space="4" w:color="auto"/>
          <w:bottom w:val="single" w:sz="4" w:space="1" w:color="auto"/>
          <w:right w:val="single" w:sz="4" w:space="4" w:color="auto"/>
        </w:pBdr>
      </w:pPr>
      <w:r w:rsidRPr="00E02806">
        <w:t xml:space="preserve">            </w:t>
      </w:r>
      <w:proofErr w:type="spellStart"/>
      <w:proofErr w:type="gramStart"/>
      <w:r w:rsidRPr="00E02806">
        <w:t>msg.sender</w:t>
      </w:r>
      <w:proofErr w:type="spellEnd"/>
      <w:proofErr w:type="gramEnd"/>
      <w:r w:rsidRPr="00E02806">
        <w:t xml:space="preserve"> == </w:t>
      </w:r>
      <w:proofErr w:type="spellStart"/>
      <w:r w:rsidRPr="00E02806">
        <w:t>myaddress</w:t>
      </w:r>
      <w:proofErr w:type="spellEnd"/>
      <w:r w:rsidRPr="00E02806">
        <w:t xml:space="preserve"> || </w:t>
      </w:r>
      <w:proofErr w:type="spellStart"/>
      <w:r w:rsidRPr="00E02806">
        <w:t>msg.sender</w:t>
      </w:r>
      <w:proofErr w:type="spellEnd"/>
      <w:r w:rsidRPr="00E02806">
        <w:t xml:space="preserve"> == checker,</w:t>
      </w:r>
    </w:p>
    <w:p w14:paraId="7EB27B98" w14:textId="77777777" w:rsidR="00E02806" w:rsidRPr="00E02806" w:rsidRDefault="00E02806" w:rsidP="00E02806">
      <w:pPr>
        <w:pBdr>
          <w:top w:val="single" w:sz="4" w:space="1" w:color="auto"/>
          <w:left w:val="single" w:sz="4" w:space="4" w:color="auto"/>
          <w:bottom w:val="single" w:sz="4" w:space="1" w:color="auto"/>
          <w:right w:val="single" w:sz="4" w:space="4" w:color="auto"/>
        </w:pBdr>
      </w:pPr>
      <w:r w:rsidRPr="00E02806">
        <w:t xml:space="preserve">            "Only </w:t>
      </w:r>
      <w:proofErr w:type="spellStart"/>
      <w:r w:rsidRPr="00E02806">
        <w:t>ath</w:t>
      </w:r>
      <w:proofErr w:type="spellEnd"/>
      <w:r w:rsidRPr="00E02806">
        <w:t xml:space="preserve">-person can do </w:t>
      </w:r>
      <w:proofErr w:type="gramStart"/>
      <w:r w:rsidRPr="00E02806">
        <w:t>this ops</w:t>
      </w:r>
      <w:proofErr w:type="gramEnd"/>
      <w:r w:rsidRPr="00E02806">
        <w:t>."</w:t>
      </w:r>
    </w:p>
    <w:p w14:paraId="203C7D9E" w14:textId="77777777" w:rsidR="00E02806" w:rsidRPr="00E02806" w:rsidRDefault="00E02806" w:rsidP="00E02806">
      <w:pPr>
        <w:pBdr>
          <w:top w:val="single" w:sz="4" w:space="1" w:color="auto"/>
          <w:left w:val="single" w:sz="4" w:space="4" w:color="auto"/>
          <w:bottom w:val="single" w:sz="4" w:space="1" w:color="auto"/>
          <w:right w:val="single" w:sz="4" w:space="4" w:color="auto"/>
        </w:pBdr>
      </w:pPr>
      <w:r w:rsidRPr="00E02806">
        <w:t xml:space="preserve">            );</w:t>
      </w:r>
    </w:p>
    <w:p w14:paraId="4BABD291" w14:textId="77777777" w:rsidR="00E02806" w:rsidRPr="00E02806" w:rsidRDefault="00E02806" w:rsidP="00E02806">
      <w:pPr>
        <w:pBdr>
          <w:top w:val="single" w:sz="4" w:space="1" w:color="auto"/>
          <w:left w:val="single" w:sz="4" w:space="4" w:color="auto"/>
          <w:bottom w:val="single" w:sz="4" w:space="1" w:color="auto"/>
          <w:right w:val="single" w:sz="4" w:space="4" w:color="auto"/>
        </w:pBdr>
      </w:pPr>
      <w:r w:rsidRPr="00E02806">
        <w:t xml:space="preserve">        _;</w:t>
      </w:r>
    </w:p>
    <w:p w14:paraId="19B9D90C" w14:textId="53AB3590" w:rsidR="00E02806" w:rsidRDefault="00E02806" w:rsidP="00D95E51">
      <w:pPr>
        <w:pBdr>
          <w:top w:val="single" w:sz="4" w:space="1" w:color="auto"/>
          <w:left w:val="single" w:sz="4" w:space="4" w:color="auto"/>
          <w:bottom w:val="single" w:sz="4" w:space="1" w:color="auto"/>
          <w:right w:val="single" w:sz="4" w:space="4" w:color="auto"/>
        </w:pBdr>
        <w:ind w:firstLine="440"/>
      </w:pPr>
      <w:r w:rsidRPr="00E02806">
        <w:t>}</w:t>
      </w:r>
    </w:p>
    <w:p w14:paraId="0C9FC6C5"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modifier </w:t>
      </w:r>
      <w:proofErr w:type="spellStart"/>
      <w:r>
        <w:t>check_</w:t>
      </w:r>
      <w:proofErr w:type="gramStart"/>
      <w:r>
        <w:t>doc</w:t>
      </w:r>
      <w:proofErr w:type="spellEnd"/>
      <w:r>
        <w:t>(</w:t>
      </w:r>
      <w:proofErr w:type="gramEnd"/>
      <w:r>
        <w:t>) {</w:t>
      </w:r>
    </w:p>
    <w:p w14:paraId="6DF987EE" w14:textId="4DE3BA0B" w:rsidR="00D95E51" w:rsidRDefault="00D95E51" w:rsidP="00D95E51">
      <w:pPr>
        <w:pBdr>
          <w:top w:val="single" w:sz="4" w:space="1" w:color="auto"/>
          <w:left w:val="single" w:sz="4" w:space="4" w:color="auto"/>
          <w:bottom w:val="single" w:sz="4" w:space="1" w:color="auto"/>
          <w:right w:val="single" w:sz="4" w:space="4" w:color="auto"/>
        </w:pBdr>
        <w:ind w:firstLine="440"/>
      </w:pPr>
      <w:r>
        <w:rPr>
          <w:rFonts w:hint="eastAsia"/>
        </w:rPr>
        <w:lastRenderedPageBreak/>
        <w:tab/>
      </w:r>
      <w:r>
        <w:rPr>
          <w:rFonts w:hint="eastAsia"/>
        </w:rPr>
        <w:tab/>
        <w:t>// 防止</w:t>
      </w:r>
      <w:proofErr w:type="gramStart"/>
      <w:r>
        <w:rPr>
          <w:rFonts w:hint="eastAsia"/>
        </w:rPr>
        <w:t>非医生</w:t>
      </w:r>
      <w:proofErr w:type="gramEnd"/>
      <w:r>
        <w:rPr>
          <w:rFonts w:hint="eastAsia"/>
        </w:rPr>
        <w:t>对病历操作</w:t>
      </w:r>
    </w:p>
    <w:p w14:paraId="689926D1"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w:t>
      </w:r>
      <w:proofErr w:type="gramStart"/>
      <w:r>
        <w:t>require(</w:t>
      </w:r>
      <w:proofErr w:type="gramEnd"/>
    </w:p>
    <w:p w14:paraId="5673030E"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w:t>
      </w:r>
      <w:proofErr w:type="spellStart"/>
      <w:proofErr w:type="gramStart"/>
      <w:r>
        <w:t>msg.sender</w:t>
      </w:r>
      <w:proofErr w:type="spellEnd"/>
      <w:proofErr w:type="gramEnd"/>
      <w:r>
        <w:t xml:space="preserve"> == checker,</w:t>
      </w:r>
    </w:p>
    <w:p w14:paraId="154915D7"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"Only doc can do </w:t>
      </w:r>
      <w:proofErr w:type="gramStart"/>
      <w:r>
        <w:t>this ops</w:t>
      </w:r>
      <w:proofErr w:type="gramEnd"/>
      <w:r>
        <w:t>."</w:t>
      </w:r>
    </w:p>
    <w:p w14:paraId="2FD7A635"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w:t>
      </w:r>
    </w:p>
    <w:p w14:paraId="7F101591" w14:textId="77777777"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_;</w:t>
      </w:r>
    </w:p>
    <w:p w14:paraId="2F7FC4BC" w14:textId="27186579" w:rsidR="00D95E51" w:rsidRDefault="00D95E51" w:rsidP="00D95E51">
      <w:pPr>
        <w:pBdr>
          <w:top w:val="single" w:sz="4" w:space="1" w:color="auto"/>
          <w:left w:val="single" w:sz="4" w:space="4" w:color="auto"/>
          <w:bottom w:val="single" w:sz="4" w:space="1" w:color="auto"/>
          <w:right w:val="single" w:sz="4" w:space="4" w:color="auto"/>
        </w:pBdr>
        <w:ind w:firstLine="440"/>
      </w:pPr>
      <w:r>
        <w:t xml:space="preserve">    }</w:t>
      </w:r>
    </w:p>
    <w:p w14:paraId="6A32CA46" w14:textId="77777777" w:rsidR="00D95E51" w:rsidRPr="00E02806" w:rsidRDefault="00D95E51" w:rsidP="00D95E51">
      <w:pPr>
        <w:pBdr>
          <w:top w:val="single" w:sz="4" w:space="1" w:color="auto"/>
          <w:left w:val="single" w:sz="4" w:space="4" w:color="auto"/>
          <w:bottom w:val="single" w:sz="4" w:space="1" w:color="auto"/>
          <w:right w:val="single" w:sz="4" w:space="4" w:color="auto"/>
        </w:pBdr>
        <w:ind w:firstLine="440"/>
      </w:pPr>
    </w:p>
    <w:p w14:paraId="4998229F" w14:textId="6873847E" w:rsidR="00E02806" w:rsidRDefault="00E02806" w:rsidP="00E02806">
      <w:pPr>
        <w:jc w:val="center"/>
      </w:pPr>
      <w:r>
        <w:rPr>
          <w:rFonts w:hint="eastAsia"/>
        </w:rPr>
        <w:t>代码段1</w:t>
      </w:r>
    </w:p>
    <w:p w14:paraId="5B71F532" w14:textId="13084BF4" w:rsidR="005C57D2" w:rsidRPr="00A30879" w:rsidRDefault="00A31DF2"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实现对病历修改代码一览，如代码段</w:t>
      </w:r>
      <w:r w:rsidRPr="00A30879">
        <w:rPr>
          <w:rFonts w:ascii="Times New Roman" w:eastAsia="宋体" w:hAnsi="Times New Roman" w:cs="Times New Roman" w:hint="eastAsia"/>
          <w:sz w:val="24"/>
          <w:szCs w:val="21"/>
        </w:rPr>
        <w:t>2:</w:t>
      </w:r>
    </w:p>
    <w:p w14:paraId="571DC102" w14:textId="77777777" w:rsidR="005C57D2" w:rsidRDefault="005C57D2" w:rsidP="005C57D2">
      <w:pPr>
        <w:pBdr>
          <w:top w:val="single" w:sz="4" w:space="1" w:color="auto"/>
          <w:left w:val="single" w:sz="4" w:space="4" w:color="auto"/>
          <w:bottom w:val="single" w:sz="4" w:space="1" w:color="auto"/>
          <w:right w:val="single" w:sz="4" w:space="4" w:color="auto"/>
        </w:pBdr>
      </w:pPr>
      <w:r>
        <w:t>struct Patient {</w:t>
      </w:r>
    </w:p>
    <w:p w14:paraId="2B82484A"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roofErr w:type="spellStart"/>
      <w:r>
        <w:t>uint</w:t>
      </w:r>
      <w:proofErr w:type="spellEnd"/>
      <w:r>
        <w:t xml:space="preserve"> weight; </w:t>
      </w:r>
    </w:p>
    <w:p w14:paraId="401BFB33"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bool checked;  </w:t>
      </w:r>
    </w:p>
    <w:p w14:paraId="0C80B5D6"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address p; </w:t>
      </w:r>
    </w:p>
    <w:p w14:paraId="40CC9235"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roofErr w:type="spellStart"/>
      <w:r>
        <w:t>uint</w:t>
      </w:r>
      <w:proofErr w:type="spellEnd"/>
      <w:r>
        <w:t xml:space="preserve"> age;</w:t>
      </w:r>
    </w:p>
    <w:p w14:paraId="0311CF54"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string gender;</w:t>
      </w:r>
    </w:p>
    <w:p w14:paraId="5D4B7559"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string name;</w:t>
      </w:r>
    </w:p>
    <w:p w14:paraId="32E1BB24"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string record;</w:t>
      </w:r>
    </w:p>
    <w:p w14:paraId="18D51C76"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
    <w:p w14:paraId="42B1A02D"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
    <w:p w14:paraId="335AB8DD"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function </w:t>
      </w:r>
      <w:proofErr w:type="spellStart"/>
      <w:proofErr w:type="gramStart"/>
      <w:r>
        <w:t>setRec</w:t>
      </w:r>
      <w:proofErr w:type="spellEnd"/>
      <w:r>
        <w:t>(</w:t>
      </w:r>
      <w:proofErr w:type="gramEnd"/>
      <w:r>
        <w:t>string memory _rec) public check{</w:t>
      </w:r>
    </w:p>
    <w:p w14:paraId="3A72B9F2"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
    <w:p w14:paraId="5E545393" w14:textId="77777777" w:rsidR="005C57D2" w:rsidRDefault="005C57D2" w:rsidP="005C57D2">
      <w:pPr>
        <w:pBdr>
          <w:top w:val="single" w:sz="4" w:space="1" w:color="auto"/>
          <w:left w:val="single" w:sz="4" w:space="4" w:color="auto"/>
          <w:bottom w:val="single" w:sz="4" w:space="1" w:color="auto"/>
          <w:right w:val="single" w:sz="4" w:space="4" w:color="auto"/>
        </w:pBdr>
      </w:pPr>
      <w:r>
        <w:lastRenderedPageBreak/>
        <w:t xml:space="preserve">        </w:t>
      </w:r>
      <w:proofErr w:type="gramStart"/>
      <w:r>
        <w:t>modify(</w:t>
      </w:r>
      <w:proofErr w:type="gramEnd"/>
      <w:r>
        <w:t>Patient);</w:t>
      </w:r>
    </w:p>
    <w:p w14:paraId="6417265C"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emit </w:t>
      </w:r>
      <w:proofErr w:type="spellStart"/>
      <w:r>
        <w:t>makeChange</w:t>
      </w:r>
      <w:proofErr w:type="spellEnd"/>
      <w:r>
        <w:t>(</w:t>
      </w:r>
      <w:proofErr w:type="spellStart"/>
      <w:proofErr w:type="gramStart"/>
      <w:r>
        <w:t>msg.sender</w:t>
      </w:r>
      <w:proofErr w:type="spellEnd"/>
      <w:proofErr w:type="gramEnd"/>
      <w:r>
        <w:t>);// who changed it.</w:t>
      </w:r>
    </w:p>
    <w:p w14:paraId="67279034" w14:textId="77777777" w:rsidR="005C57D2" w:rsidRDefault="005C57D2" w:rsidP="005C57D2">
      <w:pPr>
        <w:pBdr>
          <w:top w:val="single" w:sz="4" w:space="1" w:color="auto"/>
          <w:left w:val="single" w:sz="4" w:space="4" w:color="auto"/>
          <w:bottom w:val="single" w:sz="4" w:space="1" w:color="auto"/>
          <w:right w:val="single" w:sz="4" w:space="4" w:color="auto"/>
        </w:pBdr>
      </w:pPr>
      <w:r>
        <w:t xml:space="preserve">    }</w:t>
      </w:r>
    </w:p>
    <w:p w14:paraId="3DD8752D" w14:textId="55CDBB15" w:rsidR="005C57D2" w:rsidRDefault="00A31DF2" w:rsidP="00A31DF2">
      <w:pPr>
        <w:jc w:val="center"/>
      </w:pPr>
      <w:r>
        <w:rPr>
          <w:rFonts w:hint="eastAsia"/>
        </w:rPr>
        <w:t>代码段2</w:t>
      </w:r>
    </w:p>
    <w:p w14:paraId="15E372C2" w14:textId="4AC29F7E" w:rsidR="005C57D2" w:rsidRPr="00A30879" w:rsidRDefault="00A31DF2"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Solidity</w:t>
      </w:r>
      <w:r w:rsidRPr="00A30879">
        <w:rPr>
          <w:rFonts w:ascii="Times New Roman" w:eastAsia="宋体" w:hAnsi="Times New Roman" w:cs="Times New Roman" w:hint="eastAsia"/>
          <w:sz w:val="24"/>
          <w:szCs w:val="21"/>
        </w:rPr>
        <w:t>就是用户和医生跟区块链交流的一个桥梁，以上代码段为整体</w:t>
      </w:r>
      <w:r w:rsidR="00A61582" w:rsidRPr="00A30879">
        <w:rPr>
          <w:rFonts w:ascii="Times New Roman" w:eastAsia="宋体" w:hAnsi="Times New Roman" w:cs="Times New Roman" w:hint="eastAsia"/>
          <w:sz w:val="24"/>
          <w:szCs w:val="21"/>
        </w:rPr>
        <w:t>S</w:t>
      </w:r>
      <w:r w:rsidRPr="00A30879">
        <w:rPr>
          <w:rFonts w:ascii="Times New Roman" w:eastAsia="宋体" w:hAnsi="Times New Roman" w:cs="Times New Roman" w:hint="eastAsia"/>
          <w:sz w:val="24"/>
          <w:szCs w:val="21"/>
        </w:rPr>
        <w:t>olidity</w:t>
      </w:r>
      <w:r w:rsidRPr="00A30879">
        <w:rPr>
          <w:rFonts w:ascii="Times New Roman" w:eastAsia="宋体" w:hAnsi="Times New Roman" w:cs="Times New Roman" w:hint="eastAsia"/>
          <w:sz w:val="24"/>
          <w:szCs w:val="21"/>
        </w:rPr>
        <w:t>代码段的冰山一角，也是重要的一个部分。</w:t>
      </w:r>
    </w:p>
    <w:p w14:paraId="2083C801" w14:textId="180BD498" w:rsidR="00AF4750" w:rsidRDefault="00AF4750" w:rsidP="00AF4750">
      <w:pPr>
        <w:pStyle w:val="2"/>
        <w:numPr>
          <w:ilvl w:val="2"/>
          <w:numId w:val="9"/>
        </w:numPr>
        <w:rPr>
          <w:rFonts w:ascii="Times New Roman" w:eastAsia="黑体" w:hAnsi="Times New Roman" w:cs="Times New Roman"/>
          <w:b w:val="0"/>
          <w:bCs w:val="0"/>
          <w:sz w:val="30"/>
          <w:szCs w:val="20"/>
        </w:rPr>
      </w:pPr>
      <w:bookmarkStart w:id="130" w:name="_Toc6996103"/>
      <w:r>
        <w:rPr>
          <w:rFonts w:ascii="Times New Roman" w:eastAsia="黑体" w:hAnsi="Times New Roman" w:cs="Times New Roman" w:hint="eastAsia"/>
          <w:b w:val="0"/>
          <w:bCs w:val="0"/>
          <w:sz w:val="30"/>
          <w:szCs w:val="20"/>
        </w:rPr>
        <w:t>AES</w:t>
      </w:r>
      <w:r>
        <w:rPr>
          <w:rFonts w:ascii="Times New Roman" w:eastAsia="黑体" w:hAnsi="Times New Roman" w:cs="Times New Roman" w:hint="eastAsia"/>
          <w:b w:val="0"/>
          <w:bCs w:val="0"/>
          <w:sz w:val="30"/>
          <w:szCs w:val="20"/>
        </w:rPr>
        <w:t>加密算法实现</w:t>
      </w:r>
      <w:bookmarkEnd w:id="130"/>
    </w:p>
    <w:p w14:paraId="18E779C0" w14:textId="030EB324" w:rsidR="00AF4750" w:rsidRPr="00A30879" w:rsidRDefault="000F4F63"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AES</w:t>
      </w:r>
      <w:r w:rsidR="005125C0" w:rsidRPr="00A30879">
        <w:rPr>
          <w:rFonts w:ascii="Times New Roman" w:eastAsia="宋体" w:hAnsi="Times New Roman" w:cs="Times New Roman" w:hint="eastAsia"/>
          <w:sz w:val="24"/>
          <w:szCs w:val="21"/>
        </w:rPr>
        <w:t>在上一章介绍过，主要用于本地加密保存私有密钥。</w:t>
      </w:r>
      <w:r w:rsidR="009F7E98" w:rsidRPr="00A30879">
        <w:rPr>
          <w:rFonts w:ascii="Times New Roman" w:eastAsia="宋体" w:hAnsi="Times New Roman" w:cs="Times New Roman" w:hint="eastAsia"/>
          <w:sz w:val="24"/>
          <w:szCs w:val="21"/>
        </w:rPr>
        <w:t>主要实现是用</w:t>
      </w:r>
      <w:r w:rsidR="009F7E98" w:rsidRPr="00A30879">
        <w:rPr>
          <w:rFonts w:ascii="Times New Roman" w:eastAsia="宋体" w:hAnsi="Times New Roman" w:cs="Times New Roman" w:hint="eastAsia"/>
          <w:sz w:val="24"/>
          <w:szCs w:val="21"/>
        </w:rPr>
        <w:t>JavaScript</w:t>
      </w:r>
      <w:r w:rsidR="009F7E98" w:rsidRPr="00A30879">
        <w:rPr>
          <w:rFonts w:ascii="Times New Roman" w:eastAsia="宋体" w:hAnsi="Times New Roman" w:cs="Times New Roman" w:hint="eastAsia"/>
          <w:sz w:val="24"/>
          <w:szCs w:val="21"/>
        </w:rPr>
        <w:t>实现。由于网上关于</w:t>
      </w:r>
      <w:r w:rsidR="009F7E98" w:rsidRPr="00A30879">
        <w:rPr>
          <w:rFonts w:ascii="Times New Roman" w:eastAsia="宋体" w:hAnsi="Times New Roman" w:cs="Times New Roman" w:hint="eastAsia"/>
          <w:sz w:val="24"/>
          <w:szCs w:val="21"/>
        </w:rPr>
        <w:t>AES</w:t>
      </w:r>
      <w:r w:rsidR="009F7E98" w:rsidRPr="00A30879">
        <w:rPr>
          <w:rFonts w:ascii="Times New Roman" w:eastAsia="宋体" w:hAnsi="Times New Roman" w:cs="Times New Roman" w:hint="eastAsia"/>
          <w:sz w:val="24"/>
          <w:szCs w:val="21"/>
        </w:rPr>
        <w:t>基于</w:t>
      </w:r>
      <w:r w:rsidR="009F7E98" w:rsidRPr="00A30879">
        <w:rPr>
          <w:rFonts w:ascii="Times New Roman" w:eastAsia="宋体" w:hAnsi="Times New Roman" w:cs="Times New Roman" w:hint="eastAsia"/>
          <w:sz w:val="24"/>
          <w:szCs w:val="21"/>
        </w:rPr>
        <w:t>JavaScript</w:t>
      </w:r>
      <w:r w:rsidR="009F7E98" w:rsidRPr="00A30879">
        <w:rPr>
          <w:rFonts w:ascii="Times New Roman" w:eastAsia="宋体" w:hAnsi="Times New Roman" w:cs="Times New Roman" w:hint="eastAsia"/>
          <w:sz w:val="24"/>
          <w:szCs w:val="21"/>
        </w:rPr>
        <w:t>实现的</w:t>
      </w:r>
      <w:proofErr w:type="gramStart"/>
      <w:r w:rsidR="009F7E98" w:rsidRPr="00A30879">
        <w:rPr>
          <w:rFonts w:ascii="Times New Roman" w:eastAsia="宋体" w:hAnsi="Times New Roman" w:cs="Times New Roman" w:hint="eastAsia"/>
          <w:sz w:val="24"/>
          <w:szCs w:val="21"/>
        </w:rPr>
        <w:t>库相当</w:t>
      </w:r>
      <w:proofErr w:type="gramEnd"/>
      <w:r w:rsidR="009F7E98" w:rsidRPr="00A30879">
        <w:rPr>
          <w:rFonts w:ascii="Times New Roman" w:eastAsia="宋体" w:hAnsi="Times New Roman" w:cs="Times New Roman" w:hint="eastAsia"/>
          <w:sz w:val="24"/>
          <w:szCs w:val="21"/>
        </w:rPr>
        <w:t>多，最常用的是</w:t>
      </w:r>
      <w:r w:rsidR="009F7E98" w:rsidRPr="00A30879">
        <w:rPr>
          <w:rFonts w:ascii="Times New Roman" w:eastAsia="宋体" w:hAnsi="Times New Roman" w:cs="Times New Roman"/>
          <w:sz w:val="24"/>
          <w:szCs w:val="21"/>
        </w:rPr>
        <w:t>crypto-</w:t>
      </w:r>
      <w:proofErr w:type="spellStart"/>
      <w:r w:rsidR="009F7E98" w:rsidRPr="00A30879">
        <w:rPr>
          <w:rFonts w:ascii="Times New Roman" w:eastAsia="宋体" w:hAnsi="Times New Roman" w:cs="Times New Roman"/>
          <w:sz w:val="24"/>
          <w:szCs w:val="21"/>
        </w:rPr>
        <w:t>js</w:t>
      </w:r>
      <w:proofErr w:type="spellEnd"/>
      <w:r w:rsidR="009F7E98" w:rsidRPr="00A30879">
        <w:rPr>
          <w:rFonts w:ascii="Times New Roman" w:eastAsia="宋体" w:hAnsi="Times New Roman" w:cs="Times New Roman" w:hint="eastAsia"/>
          <w:sz w:val="24"/>
          <w:szCs w:val="21"/>
        </w:rPr>
        <w:t>或者</w:t>
      </w:r>
      <w:proofErr w:type="spellStart"/>
      <w:r w:rsidR="009F7E98" w:rsidRPr="00A30879">
        <w:rPr>
          <w:rFonts w:ascii="Times New Roman" w:eastAsia="宋体" w:hAnsi="Times New Roman" w:cs="Times New Roman" w:hint="eastAsia"/>
          <w:sz w:val="24"/>
          <w:szCs w:val="21"/>
        </w:rPr>
        <w:t>aes-js</w:t>
      </w:r>
      <w:proofErr w:type="spellEnd"/>
      <w:r w:rsidR="00823BEC" w:rsidRPr="00A30879">
        <w:rPr>
          <w:rFonts w:ascii="Times New Roman" w:eastAsia="宋体" w:hAnsi="Times New Roman" w:cs="Times New Roman" w:hint="eastAsia"/>
          <w:sz w:val="24"/>
          <w:szCs w:val="21"/>
        </w:rPr>
        <w:t>。</w:t>
      </w:r>
      <w:r w:rsidR="001B7B67" w:rsidRPr="00A30879">
        <w:rPr>
          <w:rFonts w:ascii="Times New Roman" w:eastAsia="宋体" w:hAnsi="Times New Roman" w:cs="Times New Roman" w:hint="eastAsia"/>
          <w:sz w:val="24"/>
          <w:szCs w:val="21"/>
        </w:rPr>
        <w:t>本系统的</w:t>
      </w:r>
      <w:r w:rsidR="001B7B67" w:rsidRPr="00A30879">
        <w:rPr>
          <w:rFonts w:ascii="Times New Roman" w:eastAsia="宋体" w:hAnsi="Times New Roman" w:cs="Times New Roman" w:hint="eastAsia"/>
          <w:sz w:val="24"/>
          <w:szCs w:val="21"/>
        </w:rPr>
        <w:t>AES</w:t>
      </w:r>
      <w:r w:rsidR="001B7B67" w:rsidRPr="00A30879">
        <w:rPr>
          <w:rFonts w:ascii="Times New Roman" w:eastAsia="宋体" w:hAnsi="Times New Roman" w:cs="Times New Roman" w:hint="eastAsia"/>
          <w:sz w:val="24"/>
          <w:szCs w:val="21"/>
        </w:rPr>
        <w:t>加密算法严格按照</w:t>
      </w:r>
      <w:r w:rsidR="001B7B67" w:rsidRPr="00A30879">
        <w:rPr>
          <w:rFonts w:ascii="Times New Roman" w:eastAsia="宋体" w:hAnsi="Times New Roman" w:cs="Times New Roman" w:hint="eastAsia"/>
          <w:sz w:val="24"/>
          <w:szCs w:val="21"/>
        </w:rPr>
        <w:t>AES</w:t>
      </w:r>
      <w:r w:rsidR="001B7B67" w:rsidRPr="00A30879">
        <w:rPr>
          <w:rFonts w:ascii="Times New Roman" w:eastAsia="宋体" w:hAnsi="Times New Roman" w:cs="Times New Roman" w:hint="eastAsia"/>
          <w:sz w:val="24"/>
          <w:szCs w:val="21"/>
        </w:rPr>
        <w:t>定义去实现，以下是调用编写好的</w:t>
      </w:r>
      <w:r w:rsidR="001B7B67" w:rsidRPr="00A30879">
        <w:rPr>
          <w:rFonts w:ascii="Times New Roman" w:eastAsia="宋体" w:hAnsi="Times New Roman" w:cs="Times New Roman" w:hint="eastAsia"/>
          <w:sz w:val="24"/>
          <w:szCs w:val="21"/>
        </w:rPr>
        <w:t>AES</w:t>
      </w:r>
      <w:r w:rsidR="001B7B67" w:rsidRPr="00A30879">
        <w:rPr>
          <w:rFonts w:ascii="Times New Roman" w:eastAsia="宋体" w:hAnsi="Times New Roman" w:cs="Times New Roman" w:hint="eastAsia"/>
          <w:sz w:val="24"/>
          <w:szCs w:val="21"/>
        </w:rPr>
        <w:t>接口的代码段和输出结果。</w:t>
      </w:r>
      <w:r w:rsidR="00C91164" w:rsidRPr="00A30879">
        <w:rPr>
          <w:rFonts w:ascii="Times New Roman" w:eastAsia="宋体" w:hAnsi="Times New Roman" w:cs="Times New Roman" w:hint="eastAsia"/>
          <w:sz w:val="24"/>
          <w:szCs w:val="21"/>
        </w:rPr>
        <w:t>如图代码段</w:t>
      </w:r>
      <w:r w:rsidR="00C91164" w:rsidRPr="00A30879">
        <w:rPr>
          <w:rFonts w:ascii="Times New Roman" w:eastAsia="宋体" w:hAnsi="Times New Roman" w:cs="Times New Roman" w:hint="eastAsia"/>
          <w:sz w:val="24"/>
          <w:szCs w:val="21"/>
        </w:rPr>
        <w:t>3:</w:t>
      </w:r>
    </w:p>
    <w:p w14:paraId="55CD6C12" w14:textId="4A00BC0F" w:rsidR="001E2C61" w:rsidRDefault="001E2C61" w:rsidP="00C91164">
      <w:pPr>
        <w:pBdr>
          <w:top w:val="single" w:sz="4" w:space="1" w:color="auto"/>
          <w:left w:val="single" w:sz="4" w:space="4" w:color="auto"/>
          <w:bottom w:val="single" w:sz="4" w:space="1" w:color="auto"/>
          <w:right w:val="single" w:sz="4" w:space="4" w:color="auto"/>
        </w:pBdr>
      </w:pPr>
      <w:r>
        <w:t xml:space="preserve">import </w:t>
      </w:r>
      <w:proofErr w:type="spellStart"/>
      <w:r>
        <w:t>aes</w:t>
      </w:r>
      <w:proofErr w:type="spellEnd"/>
      <w:r>
        <w:t xml:space="preserve"> from ‘./aes.js’;</w:t>
      </w:r>
    </w:p>
    <w:p w14:paraId="67DAFC9B" w14:textId="3D1BDD81" w:rsidR="001E2C61" w:rsidRDefault="001E2C61" w:rsidP="00C91164">
      <w:pPr>
        <w:pBdr>
          <w:top w:val="single" w:sz="4" w:space="1" w:color="auto"/>
          <w:left w:val="single" w:sz="4" w:space="4" w:color="auto"/>
          <w:bottom w:val="single" w:sz="4" w:space="1" w:color="auto"/>
          <w:right w:val="single" w:sz="4" w:space="4" w:color="auto"/>
        </w:pBdr>
      </w:pPr>
      <w:r>
        <w:t>let password = “</w:t>
      </w:r>
      <w:r w:rsidRPr="001E2C61">
        <w:t>0x62b00Bd5dE47b22eA98922f4020fa0BaB85ad32B</w:t>
      </w:r>
      <w:r w:rsidR="00C91164">
        <w:t>”</w:t>
      </w:r>
      <w:r>
        <w:t>;</w:t>
      </w:r>
    </w:p>
    <w:p w14:paraId="31D66047" w14:textId="77777777" w:rsidR="00C91164" w:rsidRDefault="001E2C61" w:rsidP="00C91164">
      <w:pPr>
        <w:pBdr>
          <w:top w:val="single" w:sz="4" w:space="1" w:color="auto"/>
          <w:left w:val="single" w:sz="4" w:space="4" w:color="auto"/>
          <w:bottom w:val="single" w:sz="4" w:space="1" w:color="auto"/>
          <w:right w:val="single" w:sz="4" w:space="4" w:color="auto"/>
        </w:pBdr>
      </w:pPr>
      <w:proofErr w:type="gramStart"/>
      <w:r>
        <w:t>console.log(</w:t>
      </w:r>
      <w:proofErr w:type="spellStart"/>
      <w:proofErr w:type="gramEnd"/>
      <w:r>
        <w:t>aes.run</w:t>
      </w:r>
      <w:proofErr w:type="spellEnd"/>
      <w:r>
        <w:t>(password, “</w:t>
      </w:r>
      <w:proofErr w:type="spellStart"/>
      <w:r>
        <w:t>xiaoli</w:t>
      </w:r>
      <w:proofErr w:type="spellEnd"/>
      <w:r>
        <w:t>”)</w:t>
      </w:r>
      <w:r w:rsidR="00C91164">
        <w:t xml:space="preserve">; </w:t>
      </w:r>
    </w:p>
    <w:p w14:paraId="78CD6DA2" w14:textId="08385086" w:rsidR="001E2C61" w:rsidRDefault="00C91164" w:rsidP="00C91164">
      <w:pPr>
        <w:pBdr>
          <w:top w:val="single" w:sz="4" w:space="1" w:color="auto"/>
          <w:left w:val="single" w:sz="4" w:space="4" w:color="auto"/>
          <w:bottom w:val="single" w:sz="4" w:space="1" w:color="auto"/>
          <w:right w:val="single" w:sz="4" w:space="4" w:color="auto"/>
        </w:pBdr>
      </w:pPr>
      <w:r>
        <w:t>//</w:t>
      </w:r>
      <w:r>
        <w:rPr>
          <w:rFonts w:hint="eastAsia"/>
        </w:rPr>
        <w:t xml:space="preserve">输出 </w:t>
      </w:r>
      <w:r w:rsidRPr="00C91164">
        <w:t>QIRAgwg5BTVIfUAORPs8GmziY37vxsUlT/iKLa7q/sDFol1FKRQr3vFJzbxF2WyL</w:t>
      </w:r>
    </w:p>
    <w:p w14:paraId="79686560" w14:textId="0AF24835" w:rsidR="009F7E98" w:rsidRPr="00AF4750" w:rsidRDefault="00C91164" w:rsidP="00C91164">
      <w:pPr>
        <w:jc w:val="center"/>
      </w:pPr>
      <w:r>
        <w:rPr>
          <w:rFonts w:hint="eastAsia"/>
        </w:rPr>
        <w:t>代码段3</w:t>
      </w:r>
    </w:p>
    <w:p w14:paraId="176B4EFB" w14:textId="63EAB14F" w:rsidR="00C91164" w:rsidRDefault="005049F5" w:rsidP="00C91164">
      <w:pPr>
        <w:pStyle w:val="2"/>
        <w:numPr>
          <w:ilvl w:val="1"/>
          <w:numId w:val="9"/>
        </w:numPr>
        <w:rPr>
          <w:rFonts w:ascii="Times New Roman" w:eastAsia="黑体" w:hAnsi="Times New Roman" w:cs="Times New Roman"/>
          <w:b w:val="0"/>
          <w:bCs w:val="0"/>
          <w:sz w:val="30"/>
          <w:szCs w:val="20"/>
        </w:rPr>
      </w:pPr>
      <w:bookmarkStart w:id="131" w:name="_Toc6996104"/>
      <w:r>
        <w:rPr>
          <w:rFonts w:ascii="Times New Roman" w:eastAsia="黑体" w:hAnsi="Times New Roman" w:cs="Times New Roman" w:hint="eastAsia"/>
          <w:b w:val="0"/>
          <w:bCs w:val="0"/>
          <w:sz w:val="30"/>
          <w:szCs w:val="20"/>
        </w:rPr>
        <w:t>API</w:t>
      </w:r>
      <w:r>
        <w:rPr>
          <w:rFonts w:ascii="Times New Roman" w:eastAsia="黑体" w:hAnsi="Times New Roman" w:cs="Times New Roman" w:hint="eastAsia"/>
          <w:b w:val="0"/>
          <w:bCs w:val="0"/>
          <w:sz w:val="30"/>
          <w:szCs w:val="20"/>
        </w:rPr>
        <w:t>设计、</w:t>
      </w:r>
      <w:r w:rsidR="00C91164">
        <w:rPr>
          <w:rFonts w:ascii="Times New Roman" w:eastAsia="黑体" w:hAnsi="Times New Roman" w:cs="Times New Roman" w:hint="eastAsia"/>
          <w:b w:val="0"/>
          <w:bCs w:val="0"/>
          <w:sz w:val="30"/>
          <w:szCs w:val="20"/>
        </w:rPr>
        <w:t>界面设计与演示</w:t>
      </w:r>
      <w:bookmarkEnd w:id="131"/>
    </w:p>
    <w:p w14:paraId="3DD7AF18" w14:textId="6896F09C" w:rsidR="005049F5" w:rsidRPr="00A30879" w:rsidRDefault="00952492" w:rsidP="00A30879">
      <w:pPr>
        <w:spacing w:line="300" w:lineRule="auto"/>
        <w:ind w:firstLine="475"/>
        <w:rPr>
          <w:rFonts w:ascii="Times New Roman" w:eastAsia="宋体" w:hAnsi="Times New Roman" w:cs="Times New Roman"/>
          <w:sz w:val="24"/>
          <w:szCs w:val="21"/>
        </w:rPr>
      </w:pPr>
      <w:r>
        <w:rPr>
          <w:rFonts w:ascii="Times New Roman" w:eastAsia="宋体" w:hAnsi="Times New Roman" w:cs="Times New Roman" w:hint="eastAsia"/>
          <w:sz w:val="24"/>
          <w:szCs w:val="21"/>
        </w:rPr>
        <w:t>本系统分为</w:t>
      </w:r>
      <w:proofErr w:type="gramStart"/>
      <w:r>
        <w:rPr>
          <w:rFonts w:ascii="Times New Roman" w:eastAsia="宋体" w:hAnsi="Times New Roman" w:cs="Times New Roman" w:hint="eastAsia"/>
          <w:sz w:val="24"/>
          <w:szCs w:val="21"/>
        </w:rPr>
        <w:t>看诊与就诊</w:t>
      </w:r>
      <w:proofErr w:type="gramEnd"/>
      <w:r>
        <w:rPr>
          <w:rFonts w:ascii="Times New Roman" w:eastAsia="宋体" w:hAnsi="Times New Roman" w:cs="Times New Roman" w:hint="eastAsia"/>
          <w:sz w:val="24"/>
          <w:szCs w:val="21"/>
        </w:rPr>
        <w:t>两个流程，且分别由医生与患者</w:t>
      </w:r>
      <w:r w:rsidR="005049F5" w:rsidRPr="00A30879">
        <w:rPr>
          <w:rFonts w:ascii="Times New Roman" w:eastAsia="宋体" w:hAnsi="Times New Roman" w:cs="Times New Roman" w:hint="eastAsia"/>
          <w:sz w:val="24"/>
          <w:szCs w:val="21"/>
        </w:rPr>
        <w:t>操作。</w:t>
      </w:r>
      <w:r>
        <w:rPr>
          <w:rFonts w:ascii="Times New Roman" w:eastAsia="宋体" w:hAnsi="Times New Roman" w:cs="Times New Roman" w:hint="eastAsia"/>
          <w:sz w:val="24"/>
          <w:szCs w:val="21"/>
        </w:rPr>
        <w:t>患者在客户端上操作，医生应该通过接口接入到</w:t>
      </w:r>
      <w:proofErr w:type="gramStart"/>
      <w:r>
        <w:rPr>
          <w:rFonts w:ascii="Times New Roman" w:eastAsia="宋体" w:hAnsi="Times New Roman" w:cs="Times New Roman" w:hint="eastAsia"/>
          <w:sz w:val="24"/>
          <w:szCs w:val="21"/>
        </w:rPr>
        <w:t>其医院</w:t>
      </w:r>
      <w:proofErr w:type="gramEnd"/>
      <w:r>
        <w:rPr>
          <w:rFonts w:ascii="Times New Roman" w:eastAsia="宋体" w:hAnsi="Times New Roman" w:cs="Times New Roman" w:hint="eastAsia"/>
          <w:sz w:val="24"/>
          <w:szCs w:val="21"/>
        </w:rPr>
        <w:t>的系统，或者也用客户端。</w:t>
      </w:r>
    </w:p>
    <w:p w14:paraId="0B90684C" w14:textId="5A32A57B" w:rsidR="005049F5" w:rsidRPr="00A30879" w:rsidRDefault="005049F5"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就诊流程就是预约和共享医疗数据的流程，需求患者先登陆到系统，若尚未注册，则需</w:t>
      </w:r>
      <w:r w:rsidR="00190031" w:rsidRPr="00A30879">
        <w:rPr>
          <w:rFonts w:ascii="Times New Roman" w:eastAsia="宋体" w:hAnsi="Times New Roman" w:cs="Times New Roman" w:hint="eastAsia"/>
          <w:sz w:val="24"/>
          <w:szCs w:val="21"/>
        </w:rPr>
        <w:t>先</w:t>
      </w:r>
      <w:r w:rsidRPr="00A30879">
        <w:rPr>
          <w:rFonts w:ascii="Times New Roman" w:eastAsia="宋体" w:hAnsi="Times New Roman" w:cs="Times New Roman" w:hint="eastAsia"/>
          <w:sz w:val="24"/>
          <w:szCs w:val="21"/>
        </w:rPr>
        <w:t>注册</w:t>
      </w:r>
      <w:r w:rsidR="00190031" w:rsidRPr="00A30879">
        <w:rPr>
          <w:rFonts w:ascii="Times New Roman" w:eastAsia="宋体" w:hAnsi="Times New Roman" w:cs="Times New Roman" w:hint="eastAsia"/>
          <w:sz w:val="24"/>
          <w:szCs w:val="21"/>
        </w:rPr>
        <w:t>，部分个人信息的数据会被写到区块链上去，并且是受保</w:t>
      </w:r>
      <w:r w:rsidR="00190031" w:rsidRPr="00A30879">
        <w:rPr>
          <w:rFonts w:ascii="Times New Roman" w:eastAsia="宋体" w:hAnsi="Times New Roman" w:cs="Times New Roman" w:hint="eastAsia"/>
          <w:sz w:val="24"/>
          <w:szCs w:val="21"/>
        </w:rPr>
        <w:lastRenderedPageBreak/>
        <w:t>护数据，即只有授权者或者本人才能查看。</w:t>
      </w:r>
      <w:r w:rsidR="00634C2A" w:rsidRPr="00A30879">
        <w:rPr>
          <w:rFonts w:ascii="Times New Roman" w:eastAsia="宋体" w:hAnsi="Times New Roman" w:cs="Times New Roman" w:hint="eastAsia"/>
          <w:sz w:val="24"/>
          <w:szCs w:val="21"/>
        </w:rPr>
        <w:t>同时，看诊医生的医院也要登陆到系统，以接收预约信息和接收敏感信息</w:t>
      </w:r>
      <w:r w:rsidR="0064622E" w:rsidRPr="00A30879">
        <w:rPr>
          <w:rFonts w:ascii="Times New Roman" w:eastAsia="宋体" w:hAnsi="Times New Roman" w:cs="Times New Roman" w:hint="eastAsia"/>
          <w:sz w:val="24"/>
          <w:szCs w:val="21"/>
        </w:rPr>
        <w:t>和新增</w:t>
      </w:r>
      <w:r w:rsidR="00634C2A" w:rsidRPr="00A30879">
        <w:rPr>
          <w:rFonts w:ascii="Times New Roman" w:eastAsia="宋体" w:hAnsi="Times New Roman" w:cs="Times New Roman" w:hint="eastAsia"/>
          <w:sz w:val="24"/>
          <w:szCs w:val="21"/>
        </w:rPr>
        <w:t>病历。</w:t>
      </w:r>
      <w:r w:rsidR="00A73DB3" w:rsidRPr="00A30879">
        <w:rPr>
          <w:rFonts w:ascii="Times New Roman" w:eastAsia="宋体" w:hAnsi="Times New Roman" w:cs="Times New Roman" w:hint="eastAsia"/>
          <w:sz w:val="24"/>
          <w:szCs w:val="21"/>
        </w:rPr>
        <w:t>如图</w:t>
      </w:r>
      <w:r w:rsidR="00CD13B5" w:rsidRPr="00A30879">
        <w:rPr>
          <w:rFonts w:ascii="Times New Roman" w:eastAsia="宋体" w:hAnsi="Times New Roman" w:cs="Times New Roman" w:hint="eastAsia"/>
          <w:sz w:val="24"/>
          <w:szCs w:val="21"/>
        </w:rPr>
        <w:t>——登陆成功后会返回登陆的用户的名字和用户属性（</w:t>
      </w:r>
      <w:proofErr w:type="spellStart"/>
      <w:r w:rsidR="00CD13B5" w:rsidRPr="00A30879">
        <w:rPr>
          <w:rFonts w:ascii="Times New Roman" w:eastAsia="宋体" w:hAnsi="Times New Roman" w:cs="Times New Roman" w:hint="eastAsia"/>
          <w:sz w:val="24"/>
          <w:szCs w:val="21"/>
        </w:rPr>
        <w:t>UserType</w:t>
      </w:r>
      <w:proofErr w:type="spellEnd"/>
      <w:r w:rsidR="00CD13B5" w:rsidRPr="00A30879">
        <w:rPr>
          <w:rFonts w:ascii="Times New Roman" w:eastAsia="宋体" w:hAnsi="Times New Roman" w:cs="Times New Roman" w:hint="eastAsia"/>
          <w:sz w:val="24"/>
          <w:szCs w:val="21"/>
        </w:rPr>
        <w:t>），用户属性是规定用户是医院还是患者。</w:t>
      </w:r>
    </w:p>
    <w:p w14:paraId="55F2C346" w14:textId="42C556C1" w:rsidR="0064622E" w:rsidRDefault="00A73DB3" w:rsidP="005755BE">
      <w:pPr>
        <w:jc w:val="center"/>
      </w:pPr>
      <w:r w:rsidRPr="00A73DB3">
        <w:rPr>
          <w:noProof/>
        </w:rPr>
        <w:drawing>
          <wp:inline distT="0" distB="0" distL="0" distR="0" wp14:anchorId="279E053A" wp14:editId="32060532">
            <wp:extent cx="3027425" cy="146540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6662" cy="1498916"/>
                    </a:xfrm>
                    <a:prstGeom prst="rect">
                      <a:avLst/>
                    </a:prstGeom>
                  </pic:spPr>
                </pic:pic>
              </a:graphicData>
            </a:graphic>
          </wp:inline>
        </w:drawing>
      </w:r>
    </w:p>
    <w:p w14:paraId="5C4DB8D4" w14:textId="1FCE0729" w:rsidR="00A72673" w:rsidRDefault="00A72673" w:rsidP="005755BE">
      <w:pPr>
        <w:jc w:val="center"/>
      </w:pPr>
      <w:r>
        <w:rPr>
          <w:rFonts w:hint="eastAsia"/>
        </w:rPr>
        <w:t>图</w:t>
      </w:r>
      <w:r w:rsidR="005755BE">
        <w:rPr>
          <w:rFonts w:hint="eastAsia"/>
        </w:rPr>
        <w:t>9</w:t>
      </w:r>
    </w:p>
    <w:p w14:paraId="78E2C929" w14:textId="31256214" w:rsidR="00A73DB3" w:rsidRDefault="00A73DB3" w:rsidP="005755BE">
      <w:pPr>
        <w:jc w:val="center"/>
      </w:pPr>
      <w:r w:rsidRPr="00A73DB3">
        <w:rPr>
          <w:noProof/>
        </w:rPr>
        <w:drawing>
          <wp:inline distT="0" distB="0" distL="0" distR="0" wp14:anchorId="0230573C" wp14:editId="7CB6E5DE">
            <wp:extent cx="3044384" cy="1392156"/>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2021" cy="1413940"/>
                    </a:xfrm>
                    <a:prstGeom prst="rect">
                      <a:avLst/>
                    </a:prstGeom>
                  </pic:spPr>
                </pic:pic>
              </a:graphicData>
            </a:graphic>
          </wp:inline>
        </w:drawing>
      </w:r>
    </w:p>
    <w:p w14:paraId="2AF1E82A" w14:textId="2D0203E2" w:rsidR="00A72673" w:rsidRDefault="00A72673" w:rsidP="00F5615D">
      <w:pPr>
        <w:jc w:val="center"/>
      </w:pPr>
      <w:r>
        <w:rPr>
          <w:rFonts w:hint="eastAsia"/>
        </w:rPr>
        <w:t>图</w:t>
      </w:r>
      <w:r w:rsidR="005755BE">
        <w:rPr>
          <w:rFonts w:hint="eastAsia"/>
        </w:rPr>
        <w:t>10</w:t>
      </w:r>
      <w:ins w:id="132" w:author="sszhu" w:date="2019-04-26T07:01:00Z">
        <w:r w:rsidR="008F05B2">
          <w:rPr>
            <w:rFonts w:hint="eastAsia"/>
          </w:rPr>
          <w:t>。。。。。</w:t>
        </w:r>
      </w:ins>
    </w:p>
    <w:p w14:paraId="09896192" w14:textId="64BE1FC0" w:rsidR="00F5615D" w:rsidRPr="00F5615D" w:rsidRDefault="00F5615D" w:rsidP="00F5615D">
      <w:pPr>
        <w:spacing w:line="300" w:lineRule="auto"/>
        <w:ind w:firstLine="475"/>
        <w:rPr>
          <w:rFonts w:ascii="Times New Roman" w:eastAsia="宋体" w:hAnsi="Times New Roman" w:cs="Times New Roman"/>
          <w:sz w:val="24"/>
          <w:szCs w:val="21"/>
        </w:rPr>
      </w:pPr>
      <w:r w:rsidRPr="00F5615D">
        <w:rPr>
          <w:rFonts w:ascii="Times New Roman" w:eastAsia="宋体" w:hAnsi="Times New Roman" w:cs="Times New Roman" w:hint="eastAsia"/>
          <w:sz w:val="24"/>
          <w:szCs w:val="21"/>
        </w:rPr>
        <w:t>下图</w:t>
      </w:r>
      <w:r w:rsidRPr="00F5615D">
        <w:rPr>
          <w:rFonts w:ascii="Times New Roman" w:eastAsia="宋体" w:hAnsi="Times New Roman" w:cs="Times New Roman" w:hint="eastAsia"/>
          <w:sz w:val="24"/>
          <w:szCs w:val="21"/>
        </w:rPr>
        <w:t>11</w:t>
      </w:r>
      <w:r w:rsidRPr="00F5615D">
        <w:rPr>
          <w:rFonts w:ascii="Times New Roman" w:eastAsia="宋体" w:hAnsi="Times New Roman" w:cs="Times New Roman" w:hint="eastAsia"/>
          <w:sz w:val="24"/>
          <w:szCs w:val="21"/>
        </w:rPr>
        <w:t>为实际操作界面，分别为登陆注册页面和登陆成功页面</w:t>
      </w:r>
    </w:p>
    <w:p w14:paraId="370E25D3" w14:textId="7F1DD93D" w:rsidR="00F5615D" w:rsidRDefault="00F5615D" w:rsidP="00F5615D">
      <w:pPr>
        <w:jc w:val="center"/>
      </w:pPr>
      <w:r w:rsidRPr="00F5615D">
        <w:rPr>
          <w:noProof/>
        </w:rPr>
        <w:lastRenderedPageBreak/>
        <w:drawing>
          <wp:inline distT="0" distB="0" distL="0" distR="0" wp14:anchorId="3724061A" wp14:editId="1A42A38F">
            <wp:extent cx="5270500" cy="5629275"/>
            <wp:effectExtent l="0" t="0" r="1270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5629275"/>
                    </a:xfrm>
                    <a:prstGeom prst="rect">
                      <a:avLst/>
                    </a:prstGeom>
                  </pic:spPr>
                </pic:pic>
              </a:graphicData>
            </a:graphic>
          </wp:inline>
        </w:drawing>
      </w:r>
    </w:p>
    <w:p w14:paraId="6C0D24DD" w14:textId="2224C18C" w:rsidR="00F5615D" w:rsidRDefault="00F5615D" w:rsidP="00F5615D">
      <w:pPr>
        <w:jc w:val="center"/>
      </w:pPr>
      <w:r>
        <w:rPr>
          <w:rFonts w:hint="eastAsia"/>
        </w:rPr>
        <w:t>图11</w:t>
      </w:r>
    </w:p>
    <w:p w14:paraId="0A791F1C" w14:textId="0387C72E" w:rsidR="005755BE" w:rsidRDefault="005755BE" w:rsidP="005755BE">
      <w:pPr>
        <w:jc w:val="center"/>
      </w:pPr>
    </w:p>
    <w:p w14:paraId="5784FDE0" w14:textId="0F50E3C9" w:rsidR="00A73DB3" w:rsidRPr="00A30879" w:rsidRDefault="00CD13B5"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预约所需用到的参数是医院的名字，然后就医院的名字找到其公开地址。</w:t>
      </w:r>
      <w:r w:rsidR="0013335D" w:rsidRPr="00A30879">
        <w:rPr>
          <w:rFonts w:ascii="Times New Roman" w:eastAsia="宋体" w:hAnsi="Times New Roman" w:cs="Times New Roman" w:hint="eastAsia"/>
          <w:sz w:val="24"/>
          <w:szCs w:val="21"/>
        </w:rPr>
        <w:t>然后在发送该请求后，若请求成功，即返回交易</w:t>
      </w:r>
      <w:r w:rsidR="00A72673" w:rsidRPr="00A30879">
        <w:rPr>
          <w:rFonts w:ascii="Times New Roman" w:eastAsia="宋体" w:hAnsi="Times New Roman" w:cs="Times New Roman" w:hint="eastAsia"/>
          <w:sz w:val="24"/>
          <w:szCs w:val="21"/>
        </w:rPr>
        <w:t>信息，因为这是一次通过智能合约去授权的操作，所以会产生交易信息，若交易失败，会返回相关原因，如</w:t>
      </w:r>
      <w:r w:rsidR="00B32CB3" w:rsidRPr="00A30879">
        <w:rPr>
          <w:rFonts w:ascii="Times New Roman" w:eastAsia="宋体" w:hAnsi="Times New Roman" w:cs="Times New Roman" w:hint="eastAsia"/>
          <w:sz w:val="24"/>
          <w:szCs w:val="21"/>
        </w:rPr>
        <w:t>“</w:t>
      </w:r>
      <w:r w:rsidR="00A72673" w:rsidRPr="00A30879">
        <w:rPr>
          <w:rFonts w:ascii="Times New Roman" w:eastAsia="宋体" w:hAnsi="Times New Roman" w:cs="Times New Roman" w:hint="eastAsia"/>
          <w:sz w:val="24"/>
          <w:szCs w:val="21"/>
        </w:rPr>
        <w:t>没被授权</w:t>
      </w:r>
      <w:r w:rsidR="00B32CB3" w:rsidRPr="00A30879">
        <w:rPr>
          <w:rFonts w:ascii="Times New Roman" w:eastAsia="宋体" w:hAnsi="Times New Roman" w:cs="Times New Roman" w:hint="eastAsia"/>
          <w:sz w:val="24"/>
          <w:szCs w:val="21"/>
        </w:rPr>
        <w:t>”</w:t>
      </w:r>
      <w:r w:rsidR="00A72673" w:rsidRPr="00A30879">
        <w:rPr>
          <w:rFonts w:ascii="Times New Roman" w:eastAsia="宋体" w:hAnsi="Times New Roman" w:cs="Times New Roman" w:hint="eastAsia"/>
          <w:sz w:val="24"/>
          <w:szCs w:val="21"/>
        </w:rPr>
        <w:t>等错误信息。</w:t>
      </w:r>
      <w:r w:rsidR="002002CB" w:rsidRPr="00A30879">
        <w:rPr>
          <w:rFonts w:ascii="Times New Roman" w:eastAsia="宋体" w:hAnsi="Times New Roman" w:cs="Times New Roman" w:hint="eastAsia"/>
          <w:sz w:val="24"/>
          <w:szCs w:val="21"/>
        </w:rPr>
        <w:t>由交易信息中可以看到操作的是谁（</w:t>
      </w:r>
      <w:r w:rsidR="002002CB" w:rsidRPr="00A30879">
        <w:rPr>
          <w:rFonts w:ascii="Times New Roman" w:eastAsia="宋体" w:hAnsi="Times New Roman" w:cs="Times New Roman" w:hint="eastAsia"/>
          <w:sz w:val="24"/>
          <w:szCs w:val="21"/>
        </w:rPr>
        <w:t>from</w:t>
      </w:r>
      <w:r w:rsidR="002002CB" w:rsidRPr="00A30879">
        <w:rPr>
          <w:rFonts w:ascii="Times New Roman" w:eastAsia="宋体" w:hAnsi="Times New Roman" w:cs="Times New Roman" w:hint="eastAsia"/>
          <w:sz w:val="24"/>
          <w:szCs w:val="21"/>
        </w:rPr>
        <w:t>），就哪张智能合约进行了操作（</w:t>
      </w:r>
      <w:r w:rsidR="002002CB" w:rsidRPr="00A30879">
        <w:rPr>
          <w:rFonts w:ascii="Times New Roman" w:eastAsia="宋体" w:hAnsi="Times New Roman" w:cs="Times New Roman" w:hint="eastAsia"/>
          <w:sz w:val="24"/>
          <w:szCs w:val="21"/>
        </w:rPr>
        <w:t>to</w:t>
      </w:r>
      <w:r w:rsidR="002002CB" w:rsidRPr="00A30879">
        <w:rPr>
          <w:rFonts w:ascii="Times New Roman" w:eastAsia="宋体" w:hAnsi="Times New Roman" w:cs="Times New Roman" w:hint="eastAsia"/>
          <w:sz w:val="24"/>
          <w:szCs w:val="21"/>
        </w:rPr>
        <w:t>），还有该交易的唯一标识（</w:t>
      </w:r>
      <w:proofErr w:type="spellStart"/>
      <w:r w:rsidR="002002CB" w:rsidRPr="00A30879">
        <w:rPr>
          <w:rFonts w:ascii="Times New Roman" w:eastAsia="宋体" w:hAnsi="Times New Roman" w:cs="Times New Roman" w:hint="eastAsia"/>
          <w:sz w:val="24"/>
          <w:szCs w:val="21"/>
        </w:rPr>
        <w:t>transactionHash</w:t>
      </w:r>
      <w:proofErr w:type="spellEnd"/>
      <w:r w:rsidR="002002CB" w:rsidRPr="00A30879">
        <w:rPr>
          <w:rFonts w:ascii="Times New Roman" w:eastAsia="宋体" w:hAnsi="Times New Roman" w:cs="Times New Roman" w:hint="eastAsia"/>
          <w:sz w:val="24"/>
          <w:szCs w:val="21"/>
        </w:rPr>
        <w:t>），以及其他一些信息如本次交易所花费以太（因为服务建立在以太坊上），</w:t>
      </w:r>
      <w:r w:rsidR="00A72673" w:rsidRPr="00A30879">
        <w:rPr>
          <w:rFonts w:ascii="Times New Roman" w:eastAsia="宋体" w:hAnsi="Times New Roman" w:cs="Times New Roman" w:hint="eastAsia"/>
          <w:sz w:val="24"/>
          <w:szCs w:val="21"/>
        </w:rPr>
        <w:t>交易信息如图</w:t>
      </w:r>
      <w:r w:rsidR="00F5615D">
        <w:rPr>
          <w:rFonts w:ascii="Times New Roman" w:eastAsia="宋体" w:hAnsi="Times New Roman" w:cs="Times New Roman" w:hint="eastAsia"/>
          <w:sz w:val="24"/>
          <w:szCs w:val="21"/>
        </w:rPr>
        <w:t>12</w:t>
      </w:r>
      <w:r w:rsidR="00F5615D">
        <w:rPr>
          <w:rFonts w:ascii="Times New Roman" w:eastAsia="宋体" w:hAnsi="Times New Roman" w:cs="Times New Roman" w:hint="eastAsia"/>
          <w:sz w:val="24"/>
          <w:szCs w:val="21"/>
        </w:rPr>
        <w:t>，预约操作完成后如图</w:t>
      </w:r>
      <w:r w:rsidR="00F5615D">
        <w:rPr>
          <w:rFonts w:ascii="Times New Roman" w:eastAsia="宋体" w:hAnsi="Times New Roman" w:cs="Times New Roman" w:hint="eastAsia"/>
          <w:sz w:val="24"/>
          <w:szCs w:val="21"/>
        </w:rPr>
        <w:t>13:</w:t>
      </w:r>
    </w:p>
    <w:p w14:paraId="1A5FD125" w14:textId="168458D8" w:rsidR="0013335D" w:rsidRDefault="00A72673" w:rsidP="00F5615D">
      <w:pPr>
        <w:jc w:val="center"/>
      </w:pPr>
      <w:r w:rsidRPr="00A72673">
        <w:rPr>
          <w:noProof/>
        </w:rPr>
        <w:lastRenderedPageBreak/>
        <w:drawing>
          <wp:inline distT="0" distB="0" distL="0" distR="0" wp14:anchorId="0540FA5B" wp14:editId="377C453D">
            <wp:extent cx="5197380" cy="2176012"/>
            <wp:effectExtent l="0" t="0" r="1016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778" cy="2204649"/>
                    </a:xfrm>
                    <a:prstGeom prst="rect">
                      <a:avLst/>
                    </a:prstGeom>
                  </pic:spPr>
                </pic:pic>
              </a:graphicData>
            </a:graphic>
          </wp:inline>
        </w:drawing>
      </w:r>
      <w:r w:rsidR="00F5615D">
        <w:rPr>
          <w:rFonts w:hint="eastAsia"/>
        </w:rPr>
        <w:t>图12</w:t>
      </w:r>
    </w:p>
    <w:p w14:paraId="7721E482" w14:textId="5E959667" w:rsidR="00F5615D" w:rsidRDefault="00F5615D" w:rsidP="00F5615D">
      <w:pPr>
        <w:spacing w:line="300" w:lineRule="auto"/>
        <w:ind w:firstLine="475"/>
        <w:jc w:val="center"/>
        <w:rPr>
          <w:rFonts w:ascii="Times New Roman" w:eastAsia="宋体" w:hAnsi="Times New Roman" w:cs="Times New Roman"/>
          <w:sz w:val="24"/>
          <w:szCs w:val="21"/>
        </w:rPr>
      </w:pPr>
      <w:r>
        <w:rPr>
          <w:rFonts w:hint="eastAsia"/>
          <w:noProof/>
        </w:rPr>
        <w:drawing>
          <wp:inline distT="0" distB="0" distL="0" distR="0" wp14:anchorId="2BB7C935" wp14:editId="2C43924C">
            <wp:extent cx="2561007" cy="5032895"/>
            <wp:effectExtent l="0" t="0" r="4445" b="0"/>
            <wp:docPr id="19" name="图片 19" descr="../../../../../../Desktop/毕设/WechatIMG9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毕设/WechatIMG94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5112" cy="5040962"/>
                    </a:xfrm>
                    <a:prstGeom prst="rect">
                      <a:avLst/>
                    </a:prstGeom>
                    <a:noFill/>
                    <a:ln>
                      <a:noFill/>
                    </a:ln>
                  </pic:spPr>
                </pic:pic>
              </a:graphicData>
            </a:graphic>
          </wp:inline>
        </w:drawing>
      </w:r>
    </w:p>
    <w:p w14:paraId="2D3F599B" w14:textId="3C20749D" w:rsidR="00F5615D" w:rsidRDefault="00F5615D" w:rsidP="00F5615D">
      <w:pPr>
        <w:spacing w:line="300" w:lineRule="auto"/>
        <w:ind w:firstLine="475"/>
        <w:jc w:val="center"/>
        <w:rPr>
          <w:rFonts w:ascii="Times New Roman" w:eastAsia="宋体" w:hAnsi="Times New Roman" w:cs="Times New Roman"/>
          <w:sz w:val="24"/>
          <w:szCs w:val="21"/>
        </w:rPr>
      </w:pPr>
      <w:r>
        <w:rPr>
          <w:rFonts w:ascii="Times New Roman" w:eastAsia="宋体" w:hAnsi="Times New Roman" w:cs="Times New Roman" w:hint="eastAsia"/>
          <w:sz w:val="24"/>
          <w:szCs w:val="21"/>
        </w:rPr>
        <w:t>图</w:t>
      </w:r>
      <w:r>
        <w:rPr>
          <w:rFonts w:ascii="Times New Roman" w:eastAsia="宋体" w:hAnsi="Times New Roman" w:cs="Times New Roman" w:hint="eastAsia"/>
          <w:sz w:val="24"/>
          <w:szCs w:val="21"/>
        </w:rPr>
        <w:t>13</w:t>
      </w:r>
    </w:p>
    <w:p w14:paraId="2257261A" w14:textId="77777777" w:rsidR="00DF6908" w:rsidRPr="00A30879" w:rsidRDefault="009E5717"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lastRenderedPageBreak/>
        <w:t>医生就诊完毕后应填写相应病历信息、诊治方案等，其中还应包括医生本人签名、医院科室和日期。</w:t>
      </w:r>
      <w:r w:rsidR="00EE46B2" w:rsidRPr="00A30879">
        <w:rPr>
          <w:rFonts w:ascii="Times New Roman" w:eastAsia="宋体" w:hAnsi="Times New Roman" w:cs="Times New Roman" w:hint="eastAsia"/>
          <w:sz w:val="24"/>
          <w:szCs w:val="21"/>
        </w:rPr>
        <w:t>新增病历成功后返回一个交易信息。</w:t>
      </w:r>
    </w:p>
    <w:p w14:paraId="2C0224F5" w14:textId="045D886B" w:rsidR="00A72673" w:rsidRPr="00A30879" w:rsidRDefault="000239D0"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医生诊治完，提交新增病历后，用户的新一条</w:t>
      </w:r>
      <w:r w:rsidR="007C7B84" w:rsidRPr="00A30879">
        <w:rPr>
          <w:rFonts w:ascii="Times New Roman" w:eastAsia="宋体" w:hAnsi="Times New Roman" w:cs="Times New Roman" w:hint="eastAsia"/>
          <w:sz w:val="24"/>
          <w:szCs w:val="21"/>
        </w:rPr>
        <w:t>病历将被写到区块链上，当患者在本医院结束诊治后，患者对医院的授权自动取消，医院丧失</w:t>
      </w:r>
      <w:r w:rsidR="003B6BCC" w:rsidRPr="00A30879">
        <w:rPr>
          <w:rFonts w:ascii="Times New Roman" w:eastAsia="宋体" w:hAnsi="Times New Roman" w:cs="Times New Roman" w:hint="eastAsia"/>
          <w:sz w:val="24"/>
          <w:szCs w:val="21"/>
        </w:rPr>
        <w:t>对该患者</w:t>
      </w:r>
      <w:r w:rsidR="007C7B84" w:rsidRPr="00A30879">
        <w:rPr>
          <w:rFonts w:ascii="Times New Roman" w:eastAsia="宋体" w:hAnsi="Times New Roman" w:cs="Times New Roman" w:hint="eastAsia"/>
          <w:sz w:val="24"/>
          <w:szCs w:val="21"/>
        </w:rPr>
        <w:t>的医疗数据查看、新增等权力。</w:t>
      </w:r>
    </w:p>
    <w:p w14:paraId="5F16B711" w14:textId="382449AF" w:rsidR="00B22811" w:rsidRDefault="001B569E" w:rsidP="00B22811">
      <w:pPr>
        <w:pStyle w:val="2"/>
        <w:numPr>
          <w:ilvl w:val="1"/>
          <w:numId w:val="9"/>
        </w:numPr>
        <w:rPr>
          <w:rFonts w:ascii="Times New Roman" w:eastAsia="黑体" w:hAnsi="Times New Roman" w:cs="Times New Roman"/>
          <w:b w:val="0"/>
          <w:bCs w:val="0"/>
          <w:sz w:val="30"/>
          <w:szCs w:val="20"/>
        </w:rPr>
      </w:pPr>
      <w:bookmarkStart w:id="133" w:name="_Toc6996105"/>
      <w:r>
        <w:rPr>
          <w:rFonts w:ascii="Times New Roman" w:eastAsia="黑体" w:hAnsi="Times New Roman" w:cs="Times New Roman" w:hint="eastAsia"/>
          <w:b w:val="0"/>
          <w:bCs w:val="0"/>
          <w:sz w:val="30"/>
          <w:szCs w:val="20"/>
        </w:rPr>
        <w:t>系统</w:t>
      </w:r>
      <w:r w:rsidR="00B22811">
        <w:rPr>
          <w:rFonts w:ascii="Times New Roman" w:eastAsia="黑体" w:hAnsi="Times New Roman" w:cs="Times New Roman" w:hint="eastAsia"/>
          <w:b w:val="0"/>
          <w:bCs w:val="0"/>
          <w:sz w:val="30"/>
          <w:szCs w:val="20"/>
        </w:rPr>
        <w:t>正确性分析</w:t>
      </w:r>
      <w:bookmarkEnd w:id="133"/>
    </w:p>
    <w:p w14:paraId="440A796C" w14:textId="3FAE7018" w:rsidR="00B22811" w:rsidRPr="00A30879" w:rsidRDefault="00B22811"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本系统主要设计主要利用以太</w:t>
      </w:r>
      <w:proofErr w:type="gramStart"/>
      <w:r w:rsidRPr="00A30879">
        <w:rPr>
          <w:rFonts w:ascii="Times New Roman" w:eastAsia="宋体" w:hAnsi="Times New Roman" w:cs="Times New Roman" w:hint="eastAsia"/>
          <w:sz w:val="24"/>
          <w:szCs w:val="21"/>
        </w:rPr>
        <w:t>坊服务</w:t>
      </w:r>
      <w:proofErr w:type="gramEnd"/>
      <w:r w:rsidRPr="00A30879">
        <w:rPr>
          <w:rFonts w:ascii="Times New Roman" w:eastAsia="宋体" w:hAnsi="Times New Roman" w:cs="Times New Roman" w:hint="eastAsia"/>
          <w:sz w:val="24"/>
          <w:szCs w:val="21"/>
        </w:rPr>
        <w:t>提供的区块链去开发，在智能合约能正确编译、部署的情况下，并且调用智能合约所生成的</w:t>
      </w:r>
      <w:r w:rsidR="00DD249E" w:rsidRPr="00A30879">
        <w:rPr>
          <w:rFonts w:ascii="Times New Roman" w:eastAsia="宋体" w:hAnsi="Times New Roman" w:cs="Times New Roman" w:hint="eastAsia"/>
          <w:sz w:val="24"/>
          <w:szCs w:val="21"/>
        </w:rPr>
        <w:t>所有方法且调用成功后返回交易信息，即可证明成功。</w:t>
      </w:r>
    </w:p>
    <w:p w14:paraId="2F8902E8" w14:textId="77777777" w:rsidR="001B569E" w:rsidRPr="00A30879" w:rsidRDefault="000D2996"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进一步测试和分析正确性。借助</w:t>
      </w:r>
      <w:r w:rsidRPr="00A30879">
        <w:rPr>
          <w:rFonts w:ascii="Times New Roman" w:eastAsia="宋体" w:hAnsi="Times New Roman" w:cs="Times New Roman" w:hint="eastAsia"/>
          <w:sz w:val="24"/>
          <w:szCs w:val="21"/>
        </w:rPr>
        <w:t>Solidity</w:t>
      </w:r>
      <w:r w:rsidRPr="00A30879">
        <w:rPr>
          <w:rFonts w:ascii="Times New Roman" w:eastAsia="宋体" w:hAnsi="Times New Roman" w:cs="Times New Roman" w:hint="eastAsia"/>
          <w:sz w:val="24"/>
          <w:szCs w:val="21"/>
        </w:rPr>
        <w:t>所提供的</w:t>
      </w:r>
      <w:r w:rsidRPr="00A30879">
        <w:rPr>
          <w:rFonts w:ascii="Times New Roman" w:eastAsia="宋体" w:hAnsi="Times New Roman" w:cs="Times New Roman" w:hint="eastAsia"/>
          <w:sz w:val="24"/>
          <w:szCs w:val="21"/>
        </w:rPr>
        <w:t>Remix</w:t>
      </w:r>
      <w:r w:rsidRPr="00A30879">
        <w:rPr>
          <w:rFonts w:ascii="Times New Roman" w:eastAsia="宋体" w:hAnsi="Times New Roman" w:cs="Times New Roman" w:hint="eastAsia"/>
          <w:sz w:val="24"/>
          <w:szCs w:val="21"/>
        </w:rPr>
        <w:t>编译器，将编译好的合约地址部署到</w:t>
      </w:r>
      <w:r w:rsidRPr="00A30879">
        <w:rPr>
          <w:rFonts w:ascii="Times New Roman" w:eastAsia="宋体" w:hAnsi="Times New Roman" w:cs="Times New Roman" w:hint="eastAsia"/>
          <w:sz w:val="24"/>
          <w:szCs w:val="21"/>
        </w:rPr>
        <w:t>Remix</w:t>
      </w:r>
      <w:r w:rsidRPr="00A30879">
        <w:rPr>
          <w:rFonts w:ascii="Times New Roman" w:eastAsia="宋体" w:hAnsi="Times New Roman" w:cs="Times New Roman" w:hint="eastAsia"/>
          <w:sz w:val="24"/>
          <w:szCs w:val="21"/>
        </w:rPr>
        <w:t>上去，然后再尝试调用其中函数，若调用成功，即测试正确性成功。</w:t>
      </w:r>
      <w:r w:rsidR="00F80D66" w:rsidRPr="00A30879">
        <w:rPr>
          <w:rFonts w:ascii="Times New Roman" w:eastAsia="宋体" w:hAnsi="Times New Roman" w:cs="Times New Roman" w:hint="eastAsia"/>
          <w:sz w:val="24"/>
          <w:szCs w:val="21"/>
        </w:rPr>
        <w:t>如图，将在系统中产出的合约地址输入到</w:t>
      </w:r>
      <w:r w:rsidR="00F80D66" w:rsidRPr="00A30879">
        <w:rPr>
          <w:rFonts w:ascii="Times New Roman" w:eastAsia="宋体" w:hAnsi="Times New Roman" w:cs="Times New Roman" w:hint="eastAsia"/>
          <w:sz w:val="24"/>
          <w:szCs w:val="21"/>
        </w:rPr>
        <w:t>At Address</w:t>
      </w:r>
      <w:r w:rsidR="00F80D66" w:rsidRPr="00A30879">
        <w:rPr>
          <w:rFonts w:ascii="Times New Roman" w:eastAsia="宋体" w:hAnsi="Times New Roman" w:cs="Times New Roman" w:hint="eastAsia"/>
          <w:sz w:val="24"/>
          <w:szCs w:val="21"/>
        </w:rPr>
        <w:t>中，在下面出现合约内容，且能调</w:t>
      </w:r>
      <w:r w:rsidR="001B569E" w:rsidRPr="00A30879">
        <w:rPr>
          <w:rFonts w:ascii="Times New Roman" w:eastAsia="宋体" w:hAnsi="Times New Roman" w:cs="Times New Roman" w:hint="eastAsia"/>
          <w:sz w:val="24"/>
          <w:szCs w:val="21"/>
        </w:rPr>
        <w:t>用其</w:t>
      </w:r>
      <w:r w:rsidR="00F80D66" w:rsidRPr="00A30879">
        <w:rPr>
          <w:rFonts w:ascii="Times New Roman" w:eastAsia="宋体" w:hAnsi="Times New Roman" w:cs="Times New Roman" w:hint="eastAsia"/>
          <w:sz w:val="24"/>
          <w:szCs w:val="21"/>
        </w:rPr>
        <w:t>函数。</w:t>
      </w:r>
    </w:p>
    <w:p w14:paraId="27E8CFEB" w14:textId="36415A98" w:rsidR="000D2996" w:rsidRDefault="001B569E" w:rsidP="00B22811">
      <w:r>
        <w:rPr>
          <w:rFonts w:ascii="Times New Roman" w:eastAsia="黑体" w:hAnsi="Times New Roman" w:cs="Times New Roman" w:hint="eastAsia"/>
          <w:b/>
          <w:bCs/>
          <w:noProof/>
          <w:sz w:val="30"/>
          <w:szCs w:val="20"/>
        </w:rPr>
        <w:lastRenderedPageBreak/>
        <w:drawing>
          <wp:inline distT="0" distB="0" distL="0" distR="0" wp14:anchorId="53144F07" wp14:editId="38907931">
            <wp:extent cx="3592599" cy="4021798"/>
            <wp:effectExtent l="0" t="0" r="0" b="0"/>
            <wp:docPr id="10" name="图片 10" descr="../../../../com.tencent.xinWeChat/Data/Library/Application%20Support/com.tencent.xinWeChat/2.0b4.0.9/a45056da70d7884c89e9aab48ba9411f/Message/MessageTemp/a45056da70d7884c89e9aab48ba9411f/Image/56155601142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tencent.xinWeChat/Data/Library/Application%20Support/com.tencent.xinWeChat/2.0b4.0.9/a45056da70d7884c89e9aab48ba9411f/Message/MessageTemp/a45056da70d7884c89e9aab48ba9411f/Image/561556011423_.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7760" cy="4049965"/>
                    </a:xfrm>
                    <a:prstGeom prst="rect">
                      <a:avLst/>
                    </a:prstGeom>
                    <a:noFill/>
                    <a:ln>
                      <a:noFill/>
                    </a:ln>
                  </pic:spPr>
                </pic:pic>
              </a:graphicData>
            </a:graphic>
          </wp:inline>
        </w:drawing>
      </w:r>
    </w:p>
    <w:p w14:paraId="4BAE6A5A" w14:textId="77777777" w:rsidR="001B569E" w:rsidRDefault="001B569E" w:rsidP="00B22811"/>
    <w:p w14:paraId="7D32CF3D" w14:textId="06784C45" w:rsidR="001B569E" w:rsidRPr="00A30879" w:rsidRDefault="001B569E"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经测试，系统达到预期所有功能，结果是正确的。</w:t>
      </w:r>
    </w:p>
    <w:p w14:paraId="0563A6D5" w14:textId="09B2E607" w:rsidR="002706ED" w:rsidRDefault="002706ED" w:rsidP="002706ED">
      <w:pPr>
        <w:pStyle w:val="2"/>
        <w:numPr>
          <w:ilvl w:val="1"/>
          <w:numId w:val="9"/>
        </w:numPr>
        <w:rPr>
          <w:rFonts w:ascii="Times New Roman" w:eastAsia="黑体" w:hAnsi="Times New Roman" w:cs="Times New Roman"/>
          <w:b w:val="0"/>
          <w:bCs w:val="0"/>
          <w:sz w:val="30"/>
          <w:szCs w:val="20"/>
        </w:rPr>
      </w:pPr>
      <w:bookmarkStart w:id="134" w:name="_Toc6996106"/>
      <w:r>
        <w:rPr>
          <w:rFonts w:ascii="Times New Roman" w:eastAsia="黑体" w:hAnsi="Times New Roman" w:cs="Times New Roman" w:hint="eastAsia"/>
          <w:b w:val="0"/>
          <w:bCs w:val="0"/>
          <w:sz w:val="30"/>
          <w:szCs w:val="20"/>
        </w:rPr>
        <w:t>本章小结</w:t>
      </w:r>
      <w:bookmarkEnd w:id="134"/>
    </w:p>
    <w:p w14:paraId="08437355" w14:textId="6BC992E5" w:rsidR="00961130" w:rsidRPr="00A30879" w:rsidRDefault="00961130"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本章主要讲述了系统整体框架的设计以及开发时所用到的一些相关</w:t>
      </w:r>
      <w:r w:rsidR="00D63700" w:rsidRPr="00A30879">
        <w:rPr>
          <w:rFonts w:ascii="Times New Roman" w:eastAsia="宋体" w:hAnsi="Times New Roman" w:cs="Times New Roman" w:hint="eastAsia"/>
          <w:sz w:val="24"/>
          <w:szCs w:val="21"/>
        </w:rPr>
        <w:t>技术，并且对系统整体正确性做了分析，以及系统每一个界面、接口的介绍。</w:t>
      </w:r>
    </w:p>
    <w:p w14:paraId="7FCA0D0D" w14:textId="77777777" w:rsidR="002706ED" w:rsidRPr="002706ED" w:rsidRDefault="002706ED" w:rsidP="002706ED"/>
    <w:p w14:paraId="2E66F098" w14:textId="5F3E0B47" w:rsidR="00B97742" w:rsidRDefault="00B97742" w:rsidP="00CB5F4A">
      <w:pPr>
        <w:pStyle w:val="1"/>
        <w:numPr>
          <w:ilvl w:val="0"/>
          <w:numId w:val="9"/>
        </w:numPr>
        <w:jc w:val="center"/>
        <w:rPr>
          <w:sz w:val="32"/>
        </w:rPr>
      </w:pPr>
      <w:bookmarkStart w:id="135" w:name="_Toc6996107"/>
      <w:r>
        <w:rPr>
          <w:rFonts w:hint="eastAsia"/>
          <w:sz w:val="32"/>
        </w:rPr>
        <w:lastRenderedPageBreak/>
        <w:t>问题与解决方案</w:t>
      </w:r>
      <w:bookmarkEnd w:id="135"/>
    </w:p>
    <w:p w14:paraId="07057C6A" w14:textId="0E96B069" w:rsidR="00CB5F4A" w:rsidRDefault="00CB5F4A" w:rsidP="00CB5F4A">
      <w:pPr>
        <w:pStyle w:val="2"/>
        <w:numPr>
          <w:ilvl w:val="1"/>
          <w:numId w:val="9"/>
        </w:numPr>
        <w:rPr>
          <w:rFonts w:ascii="Times New Roman" w:eastAsia="黑体" w:hAnsi="Times New Roman" w:cs="Times New Roman"/>
          <w:b w:val="0"/>
          <w:bCs w:val="0"/>
          <w:sz w:val="30"/>
          <w:szCs w:val="20"/>
        </w:rPr>
      </w:pPr>
      <w:bookmarkStart w:id="136" w:name="_Toc6996108"/>
      <w:r>
        <w:rPr>
          <w:rFonts w:ascii="Times New Roman" w:eastAsia="黑体" w:hAnsi="Times New Roman" w:cs="Times New Roman" w:hint="eastAsia"/>
          <w:b w:val="0"/>
          <w:bCs w:val="0"/>
          <w:sz w:val="30"/>
          <w:szCs w:val="20"/>
        </w:rPr>
        <w:t>遇到的技术问题和解决方法</w:t>
      </w:r>
      <w:bookmarkEnd w:id="136"/>
    </w:p>
    <w:p w14:paraId="45FA5355" w14:textId="7B9AA2F5" w:rsidR="00CB5F4A" w:rsidRPr="00A30879" w:rsidRDefault="00CB5F4A"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刚开始接触区块链的时候，一大堆的基础知识要学习让我应接不暇。经过大量的阅读文献、</w:t>
      </w:r>
      <w:proofErr w:type="gramStart"/>
      <w:r w:rsidRPr="00A30879">
        <w:rPr>
          <w:rFonts w:ascii="Times New Roman" w:eastAsia="宋体" w:hAnsi="Times New Roman" w:cs="Times New Roman" w:hint="eastAsia"/>
          <w:sz w:val="24"/>
          <w:szCs w:val="21"/>
        </w:rPr>
        <w:t>博客文章</w:t>
      </w:r>
      <w:proofErr w:type="gramEnd"/>
      <w:r w:rsidRPr="00A30879">
        <w:rPr>
          <w:rFonts w:ascii="Times New Roman" w:eastAsia="宋体" w:hAnsi="Times New Roman" w:cs="Times New Roman" w:hint="eastAsia"/>
          <w:sz w:val="24"/>
          <w:szCs w:val="21"/>
        </w:rPr>
        <w:t>，我才慢慢地开始入门区块链技术。</w:t>
      </w:r>
      <w:r w:rsidR="00D5221F" w:rsidRPr="00A30879">
        <w:rPr>
          <w:rFonts w:ascii="Times New Roman" w:eastAsia="宋体" w:hAnsi="Times New Roman" w:cs="Times New Roman" w:hint="eastAsia"/>
          <w:sz w:val="24"/>
          <w:szCs w:val="21"/>
        </w:rPr>
        <w:t>对于区块链开发的平台选择，有</w:t>
      </w:r>
      <w:r w:rsidR="00D5221F" w:rsidRPr="00A30879">
        <w:rPr>
          <w:rFonts w:ascii="Times New Roman" w:eastAsia="宋体" w:hAnsi="Times New Roman" w:cs="Times New Roman" w:hint="eastAsia"/>
          <w:sz w:val="24"/>
          <w:szCs w:val="21"/>
        </w:rPr>
        <w:t>Python</w:t>
      </w:r>
      <w:r w:rsidR="00D5221F" w:rsidRPr="00A30879">
        <w:rPr>
          <w:rFonts w:ascii="Times New Roman" w:eastAsia="宋体" w:hAnsi="Times New Roman" w:cs="Times New Roman" w:hint="eastAsia"/>
          <w:sz w:val="24"/>
          <w:szCs w:val="21"/>
        </w:rPr>
        <w:t>和</w:t>
      </w:r>
      <w:r w:rsidR="00D5221F" w:rsidRPr="00A30879">
        <w:rPr>
          <w:rFonts w:ascii="Times New Roman" w:eastAsia="宋体" w:hAnsi="Times New Roman" w:cs="Times New Roman" w:hint="eastAsia"/>
          <w:sz w:val="24"/>
          <w:szCs w:val="21"/>
        </w:rPr>
        <w:t>JavaScript</w:t>
      </w:r>
      <w:r w:rsidR="00D5221F" w:rsidRPr="00A30879">
        <w:rPr>
          <w:rFonts w:ascii="Times New Roman" w:eastAsia="宋体" w:hAnsi="Times New Roman" w:cs="Times New Roman" w:hint="eastAsia"/>
          <w:sz w:val="24"/>
          <w:szCs w:val="21"/>
        </w:rPr>
        <w:t>以及其他语言选择，我选择了</w:t>
      </w:r>
      <w:r w:rsidR="00D5221F" w:rsidRPr="00A30879">
        <w:rPr>
          <w:rFonts w:ascii="Times New Roman" w:eastAsia="宋体" w:hAnsi="Times New Roman" w:cs="Times New Roman" w:hint="eastAsia"/>
          <w:sz w:val="24"/>
          <w:szCs w:val="21"/>
        </w:rPr>
        <w:t>JavaScript</w:t>
      </w:r>
      <w:r w:rsidR="00D5221F" w:rsidRPr="00A30879">
        <w:rPr>
          <w:rFonts w:ascii="Times New Roman" w:eastAsia="宋体" w:hAnsi="Times New Roman" w:cs="Times New Roman" w:hint="eastAsia"/>
          <w:sz w:val="24"/>
          <w:szCs w:val="21"/>
        </w:rPr>
        <w:t>和其</w:t>
      </w:r>
      <w:r w:rsidR="00D5221F" w:rsidRPr="00A30879">
        <w:rPr>
          <w:rFonts w:ascii="Times New Roman" w:eastAsia="宋体" w:hAnsi="Times New Roman" w:cs="Times New Roman" w:hint="eastAsia"/>
          <w:sz w:val="24"/>
          <w:szCs w:val="21"/>
        </w:rPr>
        <w:t>Web3</w:t>
      </w:r>
      <w:r w:rsidR="00D5221F" w:rsidRPr="00A30879">
        <w:rPr>
          <w:rFonts w:ascii="Times New Roman" w:eastAsia="宋体" w:hAnsi="Times New Roman" w:cs="Times New Roman" w:hint="eastAsia"/>
          <w:sz w:val="24"/>
          <w:szCs w:val="21"/>
        </w:rPr>
        <w:t>库，因为对</w:t>
      </w:r>
      <w:r w:rsidR="00D5221F" w:rsidRPr="00A30879">
        <w:rPr>
          <w:rFonts w:ascii="Times New Roman" w:eastAsia="宋体" w:hAnsi="Times New Roman" w:cs="Times New Roman" w:hint="eastAsia"/>
          <w:sz w:val="24"/>
          <w:szCs w:val="21"/>
        </w:rPr>
        <w:t>JavaScript</w:t>
      </w:r>
      <w:r w:rsidR="00D5221F" w:rsidRPr="00A30879">
        <w:rPr>
          <w:rFonts w:ascii="Times New Roman" w:eastAsia="宋体" w:hAnsi="Times New Roman" w:cs="Times New Roman" w:hint="eastAsia"/>
          <w:sz w:val="24"/>
          <w:szCs w:val="21"/>
        </w:rPr>
        <w:t>语言的熟悉，使得我对区块链开发的入门相对要轻松了些。</w:t>
      </w:r>
      <w:r w:rsidR="00792FAA" w:rsidRPr="00A30879">
        <w:rPr>
          <w:rFonts w:ascii="Times New Roman" w:eastAsia="宋体" w:hAnsi="Times New Roman" w:cs="Times New Roman" w:hint="eastAsia"/>
          <w:sz w:val="24"/>
          <w:szCs w:val="21"/>
        </w:rPr>
        <w:t>然后</w:t>
      </w:r>
      <w:r w:rsidR="00792FAA" w:rsidRPr="00A30879">
        <w:rPr>
          <w:rFonts w:ascii="Times New Roman" w:eastAsia="宋体" w:hAnsi="Times New Roman" w:cs="Times New Roman" w:hint="eastAsia"/>
          <w:sz w:val="24"/>
          <w:szCs w:val="21"/>
        </w:rPr>
        <w:t>Web3</w:t>
      </w:r>
      <w:r w:rsidR="00792FAA" w:rsidRPr="00A30879">
        <w:rPr>
          <w:rFonts w:ascii="Times New Roman" w:eastAsia="宋体" w:hAnsi="Times New Roman" w:cs="Times New Roman" w:hint="eastAsia"/>
          <w:sz w:val="24"/>
          <w:szCs w:val="21"/>
        </w:rPr>
        <w:t>和</w:t>
      </w:r>
      <w:r w:rsidR="00792FAA" w:rsidRPr="00A30879">
        <w:rPr>
          <w:rFonts w:ascii="Times New Roman" w:eastAsia="宋体" w:hAnsi="Times New Roman" w:cs="Times New Roman" w:hint="eastAsia"/>
          <w:sz w:val="24"/>
          <w:szCs w:val="21"/>
        </w:rPr>
        <w:t>Solidity</w:t>
      </w:r>
      <w:r w:rsidR="00792FAA" w:rsidRPr="00A30879">
        <w:rPr>
          <w:rFonts w:ascii="Times New Roman" w:eastAsia="宋体" w:hAnsi="Times New Roman" w:cs="Times New Roman" w:hint="eastAsia"/>
          <w:sz w:val="24"/>
          <w:szCs w:val="21"/>
        </w:rPr>
        <w:t>的官方文档也是比较难读懂，因为设计很多以太坊的相关知识，所以在阅读官方文档的时候不得不一边了解接口的用途和用法，另一边又要理解每个参数的作用以及其含义。</w:t>
      </w:r>
      <w:r w:rsidR="009C3735" w:rsidRPr="00A30879">
        <w:rPr>
          <w:rFonts w:ascii="Times New Roman" w:eastAsia="宋体" w:hAnsi="Times New Roman" w:cs="Times New Roman" w:hint="eastAsia"/>
          <w:sz w:val="24"/>
          <w:szCs w:val="21"/>
        </w:rPr>
        <w:t>区块链中文社区还不算十分成熟，在用搜索引擎进行中文检索时，很多问题没办法找到解决方案，只能通过英文检索，找国外的资源和问题答复。</w:t>
      </w:r>
    </w:p>
    <w:p w14:paraId="04B7007E" w14:textId="3D74B296" w:rsidR="009C3735" w:rsidRPr="00A30879" w:rsidRDefault="009C3735"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还有客户端和后端对接的时候，遇到的问题十分的多，因为项目还是部署在本地，客户端在连接后端的时候出现了跨域的问题。后来经过网上搜索和学习，才找到有相关库可以解决该问题。</w:t>
      </w:r>
    </w:p>
    <w:p w14:paraId="62FD6256" w14:textId="4B25AF45" w:rsidR="00E56261" w:rsidRPr="00A30879" w:rsidRDefault="00E56261"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在编写加密算法的时候也有很多很复杂的逻辑用</w:t>
      </w:r>
      <w:r w:rsidRPr="00A30879">
        <w:rPr>
          <w:rFonts w:ascii="Times New Roman" w:eastAsia="宋体" w:hAnsi="Times New Roman" w:cs="Times New Roman" w:hint="eastAsia"/>
          <w:sz w:val="24"/>
          <w:szCs w:val="21"/>
        </w:rPr>
        <w:t>JavaScript</w:t>
      </w:r>
      <w:r w:rsidRPr="00A30879">
        <w:rPr>
          <w:rFonts w:ascii="Times New Roman" w:eastAsia="宋体" w:hAnsi="Times New Roman" w:cs="Times New Roman" w:hint="eastAsia"/>
          <w:sz w:val="24"/>
          <w:szCs w:val="21"/>
        </w:rPr>
        <w:t>很难去实现，幸运的是</w:t>
      </w:r>
      <w:r w:rsidRPr="00A30879">
        <w:rPr>
          <w:rFonts w:ascii="Times New Roman" w:eastAsia="宋体" w:hAnsi="Times New Roman" w:cs="Times New Roman" w:hint="eastAsia"/>
          <w:sz w:val="24"/>
          <w:szCs w:val="21"/>
        </w:rPr>
        <w:t>JavaScript</w:t>
      </w:r>
      <w:r w:rsidRPr="00A30879">
        <w:rPr>
          <w:rFonts w:ascii="Times New Roman" w:eastAsia="宋体" w:hAnsi="Times New Roman" w:cs="Times New Roman" w:hint="eastAsia"/>
          <w:sz w:val="24"/>
          <w:szCs w:val="21"/>
        </w:rPr>
        <w:t>的中文社区已经很强大，问题能很快地被解决。</w:t>
      </w:r>
    </w:p>
    <w:p w14:paraId="1D406A55" w14:textId="1D3ED7F0" w:rsidR="00880DEB" w:rsidRDefault="00880DEB" w:rsidP="00880DEB">
      <w:pPr>
        <w:pStyle w:val="2"/>
        <w:numPr>
          <w:ilvl w:val="1"/>
          <w:numId w:val="9"/>
        </w:numPr>
        <w:rPr>
          <w:rFonts w:ascii="Times New Roman" w:eastAsia="黑体" w:hAnsi="Times New Roman" w:cs="Times New Roman"/>
          <w:b w:val="0"/>
          <w:bCs w:val="0"/>
          <w:sz w:val="30"/>
          <w:szCs w:val="20"/>
        </w:rPr>
      </w:pPr>
      <w:bookmarkStart w:id="137" w:name="_Toc6996109"/>
      <w:r>
        <w:rPr>
          <w:rFonts w:ascii="Times New Roman" w:eastAsia="黑体" w:hAnsi="Times New Roman" w:cs="Times New Roman" w:hint="eastAsia"/>
          <w:b w:val="0"/>
          <w:bCs w:val="0"/>
          <w:sz w:val="30"/>
          <w:szCs w:val="20"/>
        </w:rPr>
        <w:t>技巧总结</w:t>
      </w:r>
      <w:bookmarkEnd w:id="137"/>
    </w:p>
    <w:p w14:paraId="0EEEC5AB" w14:textId="01CD5423" w:rsidR="00880DEB" w:rsidRPr="00A30879" w:rsidRDefault="00880DEB"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后端</w:t>
      </w:r>
      <w:r w:rsidR="001A5BCC" w:rsidRPr="00A30879">
        <w:rPr>
          <w:rFonts w:ascii="Times New Roman" w:eastAsia="宋体" w:hAnsi="Times New Roman" w:cs="Times New Roman" w:hint="eastAsia"/>
          <w:sz w:val="24"/>
          <w:szCs w:val="21"/>
        </w:rPr>
        <w:t>开发结合</w:t>
      </w:r>
      <w:r w:rsidR="001A5BCC" w:rsidRPr="00A30879">
        <w:rPr>
          <w:rFonts w:ascii="Times New Roman" w:eastAsia="宋体" w:hAnsi="Times New Roman" w:cs="Times New Roman" w:hint="eastAsia"/>
          <w:sz w:val="24"/>
          <w:szCs w:val="21"/>
        </w:rPr>
        <w:t>Postman</w:t>
      </w:r>
      <w:r w:rsidR="001A5BCC" w:rsidRPr="00A30879">
        <w:rPr>
          <w:rFonts w:ascii="Times New Roman" w:eastAsia="宋体" w:hAnsi="Times New Roman" w:cs="Times New Roman" w:hint="eastAsia"/>
          <w:sz w:val="24"/>
          <w:szCs w:val="21"/>
        </w:rPr>
        <w:t>去对所开发出来的</w:t>
      </w:r>
      <w:r w:rsidR="001A5BCC" w:rsidRPr="00A30879">
        <w:rPr>
          <w:rFonts w:ascii="Times New Roman" w:eastAsia="宋体" w:hAnsi="Times New Roman" w:cs="Times New Roman" w:hint="eastAsia"/>
          <w:sz w:val="24"/>
          <w:szCs w:val="21"/>
        </w:rPr>
        <w:t>API</w:t>
      </w:r>
      <w:r w:rsidR="001A5BCC" w:rsidRPr="00A30879">
        <w:rPr>
          <w:rFonts w:ascii="Times New Roman" w:eastAsia="宋体" w:hAnsi="Times New Roman" w:cs="Times New Roman" w:hint="eastAsia"/>
          <w:sz w:val="24"/>
          <w:szCs w:val="21"/>
        </w:rPr>
        <w:t>测试比用浏览器测试要快很多。用</w:t>
      </w:r>
      <w:r w:rsidR="001A5BCC" w:rsidRPr="00A30879">
        <w:rPr>
          <w:rFonts w:ascii="Times New Roman" w:eastAsia="宋体" w:hAnsi="Times New Roman" w:cs="Times New Roman" w:hint="eastAsia"/>
          <w:sz w:val="24"/>
          <w:szCs w:val="21"/>
        </w:rPr>
        <w:t>Robo T</w:t>
      </w:r>
      <w:r w:rsidR="001A5BCC" w:rsidRPr="00A30879">
        <w:rPr>
          <w:rFonts w:ascii="Times New Roman" w:eastAsia="宋体" w:hAnsi="Times New Roman" w:cs="Times New Roman" w:hint="eastAsia"/>
          <w:sz w:val="24"/>
          <w:szCs w:val="21"/>
        </w:rPr>
        <w:t>对数据库检索操作</w:t>
      </w:r>
      <w:r w:rsidR="00864D99" w:rsidRPr="00A30879">
        <w:rPr>
          <w:rFonts w:ascii="Times New Roman" w:eastAsia="宋体" w:hAnsi="Times New Roman" w:cs="Times New Roman" w:hint="eastAsia"/>
          <w:sz w:val="24"/>
          <w:szCs w:val="21"/>
        </w:rPr>
        <w:t>比用命令行要快。</w:t>
      </w:r>
    </w:p>
    <w:p w14:paraId="55DF6B37" w14:textId="77777777" w:rsidR="008D7596" w:rsidRDefault="008D7596" w:rsidP="00880DEB"/>
    <w:p w14:paraId="449BBF07" w14:textId="3842B1AC" w:rsidR="008D7596" w:rsidRDefault="008D7596" w:rsidP="008D7596">
      <w:pPr>
        <w:pStyle w:val="2"/>
        <w:numPr>
          <w:ilvl w:val="1"/>
          <w:numId w:val="9"/>
        </w:numPr>
        <w:rPr>
          <w:rFonts w:ascii="Times New Roman" w:eastAsia="黑体" w:hAnsi="Times New Roman" w:cs="Times New Roman"/>
          <w:b w:val="0"/>
          <w:bCs w:val="0"/>
          <w:sz w:val="30"/>
          <w:szCs w:val="20"/>
        </w:rPr>
      </w:pPr>
      <w:bookmarkStart w:id="138" w:name="_Toc6996110"/>
      <w:r>
        <w:rPr>
          <w:rFonts w:ascii="Times New Roman" w:eastAsia="黑体" w:hAnsi="Times New Roman" w:cs="Times New Roman" w:hint="eastAsia"/>
          <w:b w:val="0"/>
          <w:bCs w:val="0"/>
          <w:sz w:val="30"/>
          <w:szCs w:val="20"/>
        </w:rPr>
        <w:lastRenderedPageBreak/>
        <w:t>本章总结</w:t>
      </w:r>
      <w:bookmarkEnd w:id="138"/>
    </w:p>
    <w:p w14:paraId="597E598B" w14:textId="7975B440" w:rsidR="00CB5F4A" w:rsidRPr="00A30879" w:rsidRDefault="008D7596"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本章主要总结了在设计和开发过程中所出现的问题和解决方案，并且对过程中所总结出的一些开发技巧也作了总结。</w:t>
      </w:r>
    </w:p>
    <w:p w14:paraId="2BE45A21" w14:textId="4F926E65" w:rsidR="00B97742" w:rsidRDefault="00B97742" w:rsidP="000845DF">
      <w:pPr>
        <w:pStyle w:val="1"/>
        <w:numPr>
          <w:ilvl w:val="0"/>
          <w:numId w:val="9"/>
        </w:numPr>
        <w:jc w:val="center"/>
        <w:rPr>
          <w:sz w:val="32"/>
        </w:rPr>
      </w:pPr>
      <w:bookmarkStart w:id="139" w:name="_Toc6996111"/>
      <w:r w:rsidRPr="00B97742">
        <w:rPr>
          <w:rFonts w:hint="eastAsia"/>
          <w:sz w:val="32"/>
        </w:rPr>
        <w:t>总结与展望</w:t>
      </w:r>
      <w:bookmarkEnd w:id="139"/>
    </w:p>
    <w:p w14:paraId="4B94B0B7" w14:textId="63731AF0" w:rsidR="000845DF" w:rsidRDefault="000845DF" w:rsidP="000845DF">
      <w:pPr>
        <w:pStyle w:val="2"/>
        <w:numPr>
          <w:ilvl w:val="1"/>
          <w:numId w:val="9"/>
        </w:numPr>
        <w:rPr>
          <w:rFonts w:ascii="Times New Roman" w:eastAsia="黑体" w:hAnsi="Times New Roman" w:cs="Times New Roman"/>
          <w:b w:val="0"/>
          <w:bCs w:val="0"/>
          <w:sz w:val="30"/>
          <w:szCs w:val="20"/>
        </w:rPr>
      </w:pPr>
      <w:bookmarkStart w:id="140" w:name="_Toc6996112"/>
      <w:r>
        <w:rPr>
          <w:rFonts w:ascii="Times New Roman" w:eastAsia="黑体" w:hAnsi="Times New Roman" w:cs="Times New Roman" w:hint="eastAsia"/>
          <w:b w:val="0"/>
          <w:bCs w:val="0"/>
          <w:sz w:val="30"/>
          <w:szCs w:val="20"/>
        </w:rPr>
        <w:t>总结</w:t>
      </w:r>
      <w:bookmarkEnd w:id="140"/>
    </w:p>
    <w:p w14:paraId="6F1F35D2" w14:textId="37EB41A3" w:rsidR="00C8792F" w:rsidRPr="00A30879" w:rsidRDefault="00C8792F"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本文主要介绍了基于区块链等医疗数据共享与隐私保护模型的设计与实现，</w:t>
      </w:r>
      <w:r w:rsidR="0003722D" w:rsidRPr="00A30879">
        <w:rPr>
          <w:rFonts w:ascii="Times New Roman" w:eastAsia="宋体" w:hAnsi="Times New Roman" w:cs="Times New Roman" w:hint="eastAsia"/>
          <w:sz w:val="24"/>
          <w:szCs w:val="21"/>
        </w:rPr>
        <w:t>提</w:t>
      </w:r>
      <w:r w:rsidR="00041016" w:rsidRPr="00A30879">
        <w:rPr>
          <w:rFonts w:ascii="Times New Roman" w:eastAsia="宋体" w:hAnsi="Times New Roman" w:cs="Times New Roman" w:hint="eastAsia"/>
          <w:sz w:val="24"/>
          <w:szCs w:val="21"/>
        </w:rPr>
        <w:t>出了一个可接入协同诊治平台下的一个子系统的电子医疗数据共享方案，</w:t>
      </w:r>
      <w:proofErr w:type="gramStart"/>
      <w:r w:rsidR="00041016" w:rsidRPr="00A30879">
        <w:rPr>
          <w:rFonts w:ascii="Times New Roman" w:eastAsia="宋体" w:hAnsi="Times New Roman" w:cs="Times New Roman" w:hint="eastAsia"/>
          <w:sz w:val="24"/>
          <w:szCs w:val="21"/>
        </w:rPr>
        <w:t>且介绍</w:t>
      </w:r>
      <w:proofErr w:type="gramEnd"/>
      <w:r w:rsidR="00041016" w:rsidRPr="00A30879">
        <w:rPr>
          <w:rFonts w:ascii="Times New Roman" w:eastAsia="宋体" w:hAnsi="Times New Roman" w:cs="Times New Roman" w:hint="eastAsia"/>
          <w:sz w:val="24"/>
          <w:szCs w:val="21"/>
        </w:rPr>
        <w:t>了该方案所涉及的相关知识。</w:t>
      </w:r>
      <w:r w:rsidR="00E43DD8" w:rsidRPr="00A30879">
        <w:rPr>
          <w:rFonts w:ascii="Times New Roman" w:eastAsia="宋体" w:hAnsi="Times New Roman" w:cs="Times New Roman" w:hint="eastAsia"/>
          <w:sz w:val="24"/>
          <w:szCs w:val="21"/>
        </w:rPr>
        <w:t>电子病历是当下医疗发展的必然趋势，电子病历与普通病历实质上无差别，但是因为电子病历所处的环境致使一套更为安全的病历共享方案需要被提出。</w:t>
      </w:r>
      <w:r w:rsidR="00CD353E" w:rsidRPr="00A30879">
        <w:rPr>
          <w:rFonts w:ascii="Times New Roman" w:eastAsia="宋体" w:hAnsi="Times New Roman" w:cs="Times New Roman" w:hint="eastAsia"/>
          <w:sz w:val="24"/>
          <w:szCs w:val="21"/>
        </w:rPr>
        <w:t>区块链就是电子病历很好的载体</w:t>
      </w:r>
      <w:r w:rsidR="007D2591" w:rsidRPr="00A30879">
        <w:rPr>
          <w:rFonts w:ascii="Times New Roman" w:eastAsia="宋体" w:hAnsi="Times New Roman" w:cs="Times New Roman" w:hint="eastAsia"/>
          <w:sz w:val="24"/>
          <w:szCs w:val="21"/>
        </w:rPr>
        <w:t>，不仅保证了其不可篡改性，而且保证了其隐</w:t>
      </w:r>
      <w:r w:rsidR="00AA703A" w:rsidRPr="00A30879">
        <w:rPr>
          <w:rFonts w:ascii="Times New Roman" w:eastAsia="宋体" w:hAnsi="Times New Roman" w:cs="Times New Roman" w:hint="eastAsia"/>
          <w:sz w:val="24"/>
          <w:szCs w:val="21"/>
        </w:rPr>
        <w:t>私性。</w:t>
      </w:r>
      <w:r w:rsidR="007D2591" w:rsidRPr="00A30879">
        <w:rPr>
          <w:rFonts w:ascii="Times New Roman" w:eastAsia="宋体" w:hAnsi="Times New Roman" w:cs="Times New Roman" w:hint="eastAsia"/>
          <w:sz w:val="24"/>
          <w:szCs w:val="21"/>
        </w:rPr>
        <w:t>从系统整体出发</w:t>
      </w:r>
      <w:r w:rsidR="00AA703A" w:rsidRPr="00A30879">
        <w:rPr>
          <w:rFonts w:ascii="Times New Roman" w:eastAsia="宋体" w:hAnsi="Times New Roman" w:cs="Times New Roman" w:hint="eastAsia"/>
          <w:sz w:val="24"/>
          <w:szCs w:val="21"/>
        </w:rPr>
        <w:t>，区块链</w:t>
      </w:r>
      <w:r w:rsidR="007D2591" w:rsidRPr="00A30879">
        <w:rPr>
          <w:rFonts w:ascii="Times New Roman" w:eastAsia="宋体" w:hAnsi="Times New Roman" w:cs="Times New Roman" w:hint="eastAsia"/>
          <w:sz w:val="24"/>
          <w:szCs w:val="21"/>
        </w:rPr>
        <w:t>能确保大量病历同时遭到泄露的情况不会发生，这是因为区块链特性</w:t>
      </w:r>
      <w:r w:rsidR="00AA703A" w:rsidRPr="00A30879">
        <w:rPr>
          <w:rFonts w:ascii="Times New Roman" w:eastAsia="宋体" w:hAnsi="Times New Roman" w:cs="Times New Roman" w:hint="eastAsia"/>
          <w:sz w:val="24"/>
          <w:szCs w:val="21"/>
        </w:rPr>
        <w:t>；从每个患者使用系统出发，本地</w:t>
      </w:r>
      <w:r w:rsidR="00AA703A" w:rsidRPr="00A30879">
        <w:rPr>
          <w:rFonts w:ascii="Times New Roman" w:eastAsia="宋体" w:hAnsi="Times New Roman" w:cs="Times New Roman" w:hint="eastAsia"/>
          <w:sz w:val="24"/>
          <w:szCs w:val="21"/>
        </w:rPr>
        <w:t>AES</w:t>
      </w:r>
      <w:r w:rsidR="00AA703A" w:rsidRPr="00A30879">
        <w:rPr>
          <w:rFonts w:ascii="Times New Roman" w:eastAsia="宋体" w:hAnsi="Times New Roman" w:cs="Times New Roman" w:hint="eastAsia"/>
          <w:sz w:val="24"/>
          <w:szCs w:val="21"/>
        </w:rPr>
        <w:t>加密存储敏感信息更进一步为私密信息上锁，确保个人信息遭到泄露的情况不会发生。</w:t>
      </w:r>
      <w:r w:rsidR="00D264F9" w:rsidRPr="00A30879">
        <w:rPr>
          <w:rFonts w:ascii="Times New Roman" w:eastAsia="宋体" w:hAnsi="Times New Roman" w:cs="Times New Roman" w:hint="eastAsia"/>
          <w:sz w:val="24"/>
          <w:szCs w:val="21"/>
        </w:rPr>
        <w:t>本文最后对系统的正确性进行验证，验证了方案的可行性。</w:t>
      </w:r>
    </w:p>
    <w:p w14:paraId="12B09A94" w14:textId="615AB693" w:rsidR="00086724" w:rsidRDefault="000845DF" w:rsidP="00086724">
      <w:pPr>
        <w:pStyle w:val="2"/>
        <w:numPr>
          <w:ilvl w:val="1"/>
          <w:numId w:val="9"/>
        </w:numPr>
        <w:rPr>
          <w:rFonts w:ascii="Times New Roman" w:eastAsia="黑体" w:hAnsi="Times New Roman" w:cs="Times New Roman"/>
          <w:b w:val="0"/>
          <w:bCs w:val="0"/>
          <w:sz w:val="30"/>
          <w:szCs w:val="20"/>
        </w:rPr>
      </w:pPr>
      <w:bookmarkStart w:id="141" w:name="_Toc6996113"/>
      <w:r>
        <w:rPr>
          <w:rFonts w:ascii="Times New Roman" w:eastAsia="黑体" w:hAnsi="Times New Roman" w:cs="Times New Roman" w:hint="eastAsia"/>
          <w:b w:val="0"/>
          <w:bCs w:val="0"/>
          <w:sz w:val="30"/>
          <w:szCs w:val="20"/>
        </w:rPr>
        <w:t>展望</w:t>
      </w:r>
      <w:bookmarkEnd w:id="141"/>
    </w:p>
    <w:p w14:paraId="701B198A" w14:textId="738226A3" w:rsidR="00086724" w:rsidRPr="00A30879" w:rsidRDefault="00086724"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本系统的设计方案仅局限于一定数量医院的区域</w:t>
      </w:r>
      <w:r w:rsidR="00783463" w:rsidRPr="00A30879">
        <w:rPr>
          <w:rFonts w:ascii="Times New Roman" w:eastAsia="宋体" w:hAnsi="Times New Roman" w:cs="Times New Roman" w:hint="eastAsia"/>
          <w:sz w:val="24"/>
          <w:szCs w:val="21"/>
        </w:rPr>
        <w:t>网络中，随着推广和发展，这样的区域网络范围会显得愈发局限，因为好的专科医院散步全国各地，患者不可能只在指定区域就诊。其次，系统对数据加密算法的是可逆加密算法，因为考虑</w:t>
      </w:r>
      <w:r w:rsidR="00721402" w:rsidRPr="00A30879">
        <w:rPr>
          <w:rFonts w:ascii="Times New Roman" w:eastAsia="宋体" w:hAnsi="Times New Roman" w:cs="Times New Roman" w:hint="eastAsia"/>
          <w:sz w:val="24"/>
          <w:szCs w:val="21"/>
        </w:rPr>
        <w:t>到便利</w:t>
      </w:r>
      <w:r w:rsidR="001F4349" w:rsidRPr="00A30879">
        <w:rPr>
          <w:rFonts w:ascii="Times New Roman" w:eastAsia="宋体" w:hAnsi="Times New Roman" w:cs="Times New Roman" w:hint="eastAsia"/>
          <w:sz w:val="24"/>
          <w:szCs w:val="21"/>
        </w:rPr>
        <w:t>性，故采用可逆的加密算法，这样仍然还是存在被破解风险。希望在日后能就加密算法上提出一种更适合本系统的</w:t>
      </w:r>
      <w:proofErr w:type="gramStart"/>
      <w:r w:rsidR="001F4349" w:rsidRPr="00A30879">
        <w:rPr>
          <w:rFonts w:ascii="Times New Roman" w:eastAsia="宋体" w:hAnsi="Times New Roman" w:cs="Times New Roman" w:hint="eastAsia"/>
          <w:sz w:val="24"/>
          <w:szCs w:val="21"/>
        </w:rPr>
        <w:t>新解决</w:t>
      </w:r>
      <w:proofErr w:type="gramEnd"/>
      <w:r w:rsidR="001F4349" w:rsidRPr="00A30879">
        <w:rPr>
          <w:rFonts w:ascii="Times New Roman" w:eastAsia="宋体" w:hAnsi="Times New Roman" w:cs="Times New Roman" w:hint="eastAsia"/>
          <w:sz w:val="24"/>
          <w:szCs w:val="21"/>
        </w:rPr>
        <w:t>方案。</w:t>
      </w:r>
    </w:p>
    <w:p w14:paraId="3960BF2A" w14:textId="77777777" w:rsidR="000845DF" w:rsidRPr="000845DF" w:rsidRDefault="000845DF" w:rsidP="000845DF"/>
    <w:p w14:paraId="05F2F511" w14:textId="3F92F2B9" w:rsidR="005145AD" w:rsidRDefault="005145AD" w:rsidP="005145AD">
      <w:pPr>
        <w:pStyle w:val="1"/>
        <w:jc w:val="center"/>
        <w:rPr>
          <w:sz w:val="32"/>
        </w:rPr>
      </w:pPr>
      <w:bookmarkStart w:id="142" w:name="_Toc6996114"/>
      <w:r>
        <w:rPr>
          <w:rFonts w:hint="eastAsia"/>
          <w:sz w:val="32"/>
        </w:rPr>
        <w:t>致谢</w:t>
      </w:r>
      <w:bookmarkEnd w:id="142"/>
    </w:p>
    <w:p w14:paraId="037689A3" w14:textId="4C8D8F16" w:rsidR="005145AD" w:rsidRPr="00A30879" w:rsidRDefault="005145AD"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在完成本篇论文的过程里，在整个项目进行过程中经历了许多问题和困难。因这篇论文涉及的知识比较广，需要学习的新知识比较多，从设计到实现的每一步都是十分困难的，比预期要难得多。在此，要感谢我的指导老师朱诗生老师，他从开题到设计，在从设计到实践整一</w:t>
      </w:r>
      <w:proofErr w:type="gramStart"/>
      <w:r w:rsidRPr="00A30879">
        <w:rPr>
          <w:rFonts w:ascii="Times New Roman" w:eastAsia="宋体" w:hAnsi="Times New Roman" w:cs="Times New Roman" w:hint="eastAsia"/>
          <w:sz w:val="24"/>
          <w:szCs w:val="21"/>
        </w:rPr>
        <w:t>个</w:t>
      </w:r>
      <w:proofErr w:type="gramEnd"/>
      <w:r w:rsidRPr="00A30879">
        <w:rPr>
          <w:rFonts w:ascii="Times New Roman" w:eastAsia="宋体" w:hAnsi="Times New Roman" w:cs="Times New Roman" w:hint="eastAsia"/>
          <w:sz w:val="24"/>
          <w:szCs w:val="21"/>
        </w:rPr>
        <w:t>漫长的过程，给予了我明确的方向，每个阶段应该处理什么问题，每个问题主要的内容是什么，主要解决什么样的问题，并且给出怎样解决问题的一些建议。而且他每周在百忙中都抽出时间对我们进度进行督促并就遇到的问题给予解决方案建议，故在我的毕业设计中，朱老师功不可没。</w:t>
      </w:r>
      <w:r w:rsidR="00E841FF" w:rsidRPr="00A30879">
        <w:rPr>
          <w:rFonts w:ascii="Times New Roman" w:eastAsia="宋体" w:hAnsi="Times New Roman" w:cs="Times New Roman" w:hint="eastAsia"/>
          <w:sz w:val="24"/>
          <w:szCs w:val="21"/>
        </w:rPr>
        <w:t>另外，还要感谢黄仁俊师兄在理论知识、技术知识方面给予我很大的支持，并且为我的设计提出了很多宝贵的意见。</w:t>
      </w:r>
    </w:p>
    <w:p w14:paraId="24BEF36E" w14:textId="13729D9B" w:rsidR="00E841FF" w:rsidRPr="00A30879" w:rsidRDefault="00E841FF"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在此，还要衷心感谢计算机</w:t>
      </w:r>
      <w:proofErr w:type="gramStart"/>
      <w:r w:rsidRPr="00A30879">
        <w:rPr>
          <w:rFonts w:ascii="Times New Roman" w:eastAsia="宋体" w:hAnsi="Times New Roman" w:cs="Times New Roman" w:hint="eastAsia"/>
          <w:sz w:val="24"/>
          <w:szCs w:val="21"/>
        </w:rPr>
        <w:t>系所有</w:t>
      </w:r>
      <w:proofErr w:type="gramEnd"/>
      <w:r w:rsidRPr="00A30879">
        <w:rPr>
          <w:rFonts w:ascii="Times New Roman" w:eastAsia="宋体" w:hAnsi="Times New Roman" w:cs="Times New Roman" w:hint="eastAsia"/>
          <w:sz w:val="24"/>
          <w:szCs w:val="21"/>
        </w:rPr>
        <w:t>老师，他们给予了我在计算机科学与技术方面所有基础知识和专业知识的专业的指导，使得我具备了一名合格的计算机科学与技术毕业生应有的基本素养。</w:t>
      </w:r>
    </w:p>
    <w:p w14:paraId="0DD83817" w14:textId="52427769" w:rsidR="00615C31" w:rsidRPr="00A30879" w:rsidRDefault="00615C31" w:rsidP="00A30879">
      <w:pPr>
        <w:spacing w:line="300" w:lineRule="auto"/>
        <w:ind w:firstLine="475"/>
        <w:rPr>
          <w:rFonts w:ascii="Times New Roman" w:eastAsia="宋体" w:hAnsi="Times New Roman" w:cs="Times New Roman"/>
          <w:sz w:val="24"/>
          <w:szCs w:val="21"/>
        </w:rPr>
      </w:pPr>
      <w:r w:rsidRPr="00A30879">
        <w:rPr>
          <w:rFonts w:ascii="Times New Roman" w:eastAsia="宋体" w:hAnsi="Times New Roman" w:cs="Times New Roman" w:hint="eastAsia"/>
          <w:sz w:val="24"/>
          <w:szCs w:val="21"/>
        </w:rPr>
        <w:t>最后，感谢汕头大学以及汕头大学计算机系对我的培养。</w:t>
      </w:r>
    </w:p>
    <w:p w14:paraId="25233A26" w14:textId="00AD1262" w:rsidR="00334ACF" w:rsidRPr="008F05B2" w:rsidRDefault="008F05B2" w:rsidP="005145AD">
      <w:pPr>
        <w:rPr>
          <w:color w:val="FF0000"/>
          <w:rPrChange w:id="143" w:author="sszhu" w:date="2019-04-26T07:03:00Z">
            <w:rPr/>
          </w:rPrChange>
        </w:rPr>
      </w:pPr>
      <w:ins w:id="144" w:author="sszhu" w:date="2019-04-26T07:02:00Z">
        <w:r w:rsidRPr="008F05B2">
          <w:rPr>
            <w:rFonts w:hint="eastAsia"/>
            <w:color w:val="FF0000"/>
            <w:highlight w:val="yellow"/>
            <w:rPrChange w:id="145" w:author="sszhu" w:date="2019-04-26T07:03:00Z">
              <w:rPr>
                <w:rFonts w:hint="eastAsia"/>
              </w:rPr>
            </w:rPrChange>
          </w:rPr>
          <w:t>下面参考文献</w:t>
        </w:r>
      </w:ins>
      <w:ins w:id="146" w:author="sszhu" w:date="2019-04-26T07:03:00Z">
        <w:r w:rsidRPr="008F05B2">
          <w:rPr>
            <w:rFonts w:hint="eastAsia"/>
            <w:color w:val="FF0000"/>
            <w:highlight w:val="yellow"/>
            <w:rPrChange w:id="147" w:author="sszhu" w:date="2019-04-26T07:03:00Z">
              <w:rPr>
                <w:rFonts w:hint="eastAsia"/>
              </w:rPr>
            </w:rPrChange>
          </w:rPr>
          <w:t>格式不合格，</w:t>
        </w:r>
      </w:ins>
    </w:p>
    <w:sectPr w:rsidR="00334ACF" w:rsidRPr="008F05B2" w:rsidSect="006767E5">
      <w:endnotePr>
        <w:numFmt w:val="decimal"/>
      </w:endnotePr>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11EA2" w14:textId="77777777" w:rsidR="00270AB8" w:rsidRDefault="00270AB8" w:rsidP="0039625B">
      <w:pPr>
        <w:spacing w:after="0" w:line="240" w:lineRule="auto"/>
      </w:pPr>
      <w:r>
        <w:separator/>
      </w:r>
    </w:p>
  </w:endnote>
  <w:endnote w:type="continuationSeparator" w:id="0">
    <w:p w14:paraId="47F66B47" w14:textId="77777777" w:rsidR="00270AB8" w:rsidRDefault="00270AB8" w:rsidP="0039625B">
      <w:pPr>
        <w:spacing w:after="0" w:line="240" w:lineRule="auto"/>
      </w:pPr>
      <w:r>
        <w:continuationSeparator/>
      </w:r>
    </w:p>
  </w:endnote>
  <w:endnote w:id="1">
    <w:p w14:paraId="5E619CA8" w14:textId="3EEB5126" w:rsidR="00C11431" w:rsidRPr="00E9058A" w:rsidRDefault="00C11431" w:rsidP="00E9058A">
      <w:pPr>
        <w:pStyle w:val="aa"/>
        <w:rPr>
          <w:sz w:val="18"/>
          <w:szCs w:val="18"/>
        </w:rPr>
      </w:pPr>
      <w:r>
        <w:rPr>
          <w:rStyle w:val="ac"/>
        </w:rPr>
        <w:t>[1]</w:t>
      </w:r>
      <w:r>
        <w:t xml:space="preserve"> </w:t>
      </w:r>
      <w:r w:rsidRPr="00E9058A">
        <w:rPr>
          <w:sz w:val="18"/>
          <w:szCs w:val="18"/>
        </w:rPr>
        <w:t>曹敏姿，张琳琳，毕雪华，赵楷. 个性化(α ，l) - 多 样 性 k - 匿 名 隐 私 保 护 模 型[J]. 计算机科学，2018，45(11).</w:t>
      </w:r>
    </w:p>
  </w:endnote>
  <w:endnote w:id="2">
    <w:p w14:paraId="5778E7B5" w14:textId="417B4A78" w:rsidR="00C11431" w:rsidRPr="00E9058A" w:rsidRDefault="00C11431" w:rsidP="00DF01B8">
      <w:pPr>
        <w:pStyle w:val="aa"/>
        <w:rPr>
          <w:sz w:val="18"/>
          <w:szCs w:val="18"/>
        </w:rPr>
      </w:pPr>
      <w:r>
        <w:rPr>
          <w:rStyle w:val="ac"/>
          <w:sz w:val="18"/>
          <w:szCs w:val="18"/>
        </w:rPr>
        <w:t>[2]</w:t>
      </w:r>
      <w:r>
        <w:rPr>
          <w:rFonts w:hint="eastAsia"/>
          <w:sz w:val="18"/>
          <w:szCs w:val="18"/>
        </w:rPr>
        <w:t xml:space="preserve"> </w:t>
      </w:r>
      <w:r w:rsidRPr="00E9058A">
        <w:rPr>
          <w:sz w:val="18"/>
          <w:szCs w:val="18"/>
        </w:rPr>
        <w:t>赵延红, 原宝华, 梁军. 区块链技术在医疗领域中的应用探讨[J]. 中国医学教育技术, 2018,32(01):1-7.</w:t>
      </w:r>
    </w:p>
  </w:endnote>
  <w:endnote w:id="3">
    <w:p w14:paraId="6BD6CB1F" w14:textId="2C896414" w:rsidR="00C11431" w:rsidRPr="00E9058A" w:rsidRDefault="00C11431" w:rsidP="00AA42B8">
      <w:pPr>
        <w:pStyle w:val="aa"/>
        <w:rPr>
          <w:sz w:val="18"/>
          <w:szCs w:val="18"/>
        </w:rPr>
      </w:pPr>
      <w:r>
        <w:rPr>
          <w:rStyle w:val="ac"/>
          <w:sz w:val="18"/>
          <w:szCs w:val="18"/>
        </w:rPr>
        <w:t>[3]</w:t>
      </w:r>
      <w:r w:rsidRPr="00E9058A">
        <w:rPr>
          <w:sz w:val="18"/>
          <w:szCs w:val="18"/>
        </w:rPr>
        <w:t xml:space="preserve"> 袁勇,王飞跃. 区块链技术发展现状与展望[J]. 自动化学报,2016,42(04):481-494.</w:t>
      </w:r>
    </w:p>
  </w:endnote>
  <w:endnote w:id="4">
    <w:p w14:paraId="078FD7DF" w14:textId="49D977B8" w:rsidR="00C11431" w:rsidRPr="00E9058A" w:rsidRDefault="00C11431">
      <w:pPr>
        <w:pStyle w:val="aa"/>
        <w:rPr>
          <w:sz w:val="18"/>
          <w:szCs w:val="18"/>
        </w:rPr>
      </w:pPr>
      <w:r>
        <w:rPr>
          <w:rStyle w:val="ac"/>
          <w:sz w:val="18"/>
          <w:szCs w:val="18"/>
        </w:rPr>
        <w:t>[4]</w:t>
      </w:r>
      <w:r w:rsidRPr="00E9058A">
        <w:rPr>
          <w:sz w:val="18"/>
          <w:szCs w:val="18"/>
        </w:rPr>
        <w:t xml:space="preserve"> Thomas </w:t>
      </w:r>
      <w:r w:rsidRPr="00E9058A">
        <w:rPr>
          <w:sz w:val="18"/>
          <w:szCs w:val="18"/>
        </w:rPr>
        <w:t>Bocek. Digital Marketplaces Unleashed. Springer-Verlag GmbH. 2017-09-15: 169-184. ISBN 978-3-662-49274-1.</w:t>
      </w:r>
    </w:p>
  </w:endnote>
  <w:endnote w:id="5">
    <w:p w14:paraId="780507FB" w14:textId="4824B104" w:rsidR="00C11431" w:rsidRPr="00E9058A" w:rsidRDefault="00C11431">
      <w:pPr>
        <w:pStyle w:val="aa"/>
        <w:rPr>
          <w:sz w:val="18"/>
          <w:szCs w:val="18"/>
        </w:rPr>
      </w:pPr>
      <w:r>
        <w:rPr>
          <w:rStyle w:val="ac"/>
          <w:sz w:val="18"/>
          <w:szCs w:val="18"/>
        </w:rPr>
        <w:t>[5]</w:t>
      </w:r>
      <w:r w:rsidRPr="00E9058A">
        <w:rPr>
          <w:sz w:val="18"/>
          <w:szCs w:val="18"/>
        </w:rPr>
        <w:t xml:space="preserve"> Thomas </w:t>
      </w:r>
      <w:r w:rsidRPr="00E9058A">
        <w:rPr>
          <w:sz w:val="18"/>
          <w:szCs w:val="18"/>
        </w:rPr>
        <w:t>Bocek. Digital Marketplaces Unleashed. Springer-Verlag GmbH. 2017-09-15: 169-184. ISBN 978-3-662-49274-1.</w:t>
      </w:r>
    </w:p>
  </w:endnote>
  <w:endnote w:id="6">
    <w:p w14:paraId="2E339A02" w14:textId="39D3600C" w:rsidR="00C11431" w:rsidRPr="00EB6977" w:rsidRDefault="00C11431">
      <w:pPr>
        <w:pStyle w:val="aa"/>
      </w:pPr>
      <w:r>
        <w:rPr>
          <w:rStyle w:val="ac"/>
        </w:rPr>
        <w:t>[6]</w:t>
      </w:r>
      <w:r>
        <w:rPr>
          <w:rFonts w:hint="eastAsia"/>
          <w:sz w:val="18"/>
          <w:szCs w:val="18"/>
        </w:rPr>
        <w:t xml:space="preserve"> </w:t>
      </w:r>
      <w:r w:rsidRPr="00EB6977">
        <w:rPr>
          <w:sz w:val="18"/>
          <w:szCs w:val="18"/>
        </w:rPr>
        <w:t>邹蕾. 基于AES的Flash加密实现[J]. 电脑编程技巧与维护, 2014(22):115-116.</w:t>
      </w:r>
    </w:p>
  </w:endnote>
  <w:endnote w:id="7">
    <w:p w14:paraId="6DA6B801" w14:textId="2EC79C62" w:rsidR="00C11431" w:rsidRPr="00AE71C1" w:rsidRDefault="00C11431" w:rsidP="00AE71C1">
      <w:pPr>
        <w:rPr>
          <w:rStyle w:val="ac"/>
          <w:vertAlign w:val="baseline"/>
        </w:rPr>
      </w:pPr>
      <w:r>
        <w:rPr>
          <w:rStyle w:val="ac"/>
          <w:sz w:val="18"/>
          <w:szCs w:val="18"/>
        </w:rPr>
        <w:t>[7]</w:t>
      </w:r>
      <w:r w:rsidRPr="009E0080">
        <w:rPr>
          <w:rFonts w:hint="eastAsia"/>
          <w:sz w:val="18"/>
          <w:szCs w:val="18"/>
        </w:rPr>
        <w:t xml:space="preserve"> </w:t>
      </w:r>
      <w:r w:rsidRPr="009E0080">
        <w:rPr>
          <w:sz w:val="18"/>
          <w:szCs w:val="18"/>
        </w:rPr>
        <w:t>黄丹华.Node.js开发实战详解[M].清华大学出版社:北京,2016:2.</w:t>
      </w:r>
    </w:p>
  </w:endnote>
  <w:endnote w:id="8">
    <w:p w14:paraId="3E8015D3" w14:textId="07CCFC8E" w:rsidR="00C11431" w:rsidRPr="00AE71C1" w:rsidRDefault="00C11431">
      <w:pPr>
        <w:pStyle w:val="aa"/>
        <w:rPr>
          <w:sz w:val="18"/>
          <w:szCs w:val="18"/>
        </w:rPr>
      </w:pPr>
      <w:r>
        <w:rPr>
          <w:rStyle w:val="ac"/>
        </w:rPr>
        <w:t>[8]</w:t>
      </w:r>
      <w:r>
        <w:t xml:space="preserve"> </w:t>
      </w:r>
      <w:r w:rsidRPr="00AE71C1">
        <w:rPr>
          <w:sz w:val="18"/>
          <w:szCs w:val="18"/>
        </w:rPr>
        <w:t xml:space="preserve">Allison, Ian. PwC blockchain expert pinpoints sources of ambiguity in smart contracts. </w:t>
      </w:r>
      <w:r w:rsidRPr="00AE71C1">
        <w:rPr>
          <w:sz w:val="18"/>
          <w:szCs w:val="18"/>
        </w:rPr>
        <w:t>IBTimes (News). 12 August 2016 [14 December 2016].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34F77" w14:textId="77777777" w:rsidR="00270AB8" w:rsidRDefault="00270AB8" w:rsidP="0039625B">
      <w:pPr>
        <w:spacing w:after="0" w:line="240" w:lineRule="auto"/>
      </w:pPr>
      <w:r>
        <w:separator/>
      </w:r>
    </w:p>
  </w:footnote>
  <w:footnote w:type="continuationSeparator" w:id="0">
    <w:p w14:paraId="6F76EE8F" w14:textId="77777777" w:rsidR="00270AB8" w:rsidRDefault="00270AB8" w:rsidP="00396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06BE"/>
    <w:multiLevelType w:val="multilevel"/>
    <w:tmpl w:val="9334A78A"/>
    <w:lvl w:ilvl="0">
      <w:start w:val="1"/>
      <w:numFmt w:val="decimal"/>
      <w:lvlText w:val="%1"/>
      <w:lvlJc w:val="left"/>
      <w:pPr>
        <w:ind w:left="640" w:hanging="640"/>
      </w:pPr>
      <w:rPr>
        <w:rFonts w:hint="eastAsia"/>
      </w:rPr>
    </w:lvl>
    <w:lvl w:ilvl="1">
      <w:start w:val="1"/>
      <w:numFmt w:val="decimal"/>
      <w:lvlText w:val="%1.%2"/>
      <w:lvlJc w:val="left"/>
      <w:pPr>
        <w:ind w:left="640" w:hanging="6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 w15:restartNumberingAfterBreak="0">
    <w:nsid w:val="089B4781"/>
    <w:multiLevelType w:val="multilevel"/>
    <w:tmpl w:val="B24A2E0E"/>
    <w:lvl w:ilvl="0">
      <w:start w:val="4"/>
      <w:numFmt w:val="decimal"/>
      <w:lvlText w:val="%1."/>
      <w:lvlJc w:val="left"/>
      <w:pPr>
        <w:ind w:left="680" w:hanging="680"/>
      </w:pPr>
      <w:rPr>
        <w:rFonts w:hint="eastAsia"/>
      </w:rPr>
    </w:lvl>
    <w:lvl w:ilvl="1">
      <w:start w:val="4"/>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 w15:restartNumberingAfterBreak="0">
    <w:nsid w:val="0F0024C5"/>
    <w:multiLevelType w:val="multilevel"/>
    <w:tmpl w:val="790E935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344142A"/>
    <w:multiLevelType w:val="multilevel"/>
    <w:tmpl w:val="790E935A"/>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34E337D2"/>
    <w:multiLevelType w:val="multilevel"/>
    <w:tmpl w:val="68F610C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D4E0786"/>
    <w:multiLevelType w:val="multilevel"/>
    <w:tmpl w:val="9334A78A"/>
    <w:lvl w:ilvl="0">
      <w:start w:val="1"/>
      <w:numFmt w:val="decimal"/>
      <w:lvlText w:val="%1"/>
      <w:lvlJc w:val="left"/>
      <w:pPr>
        <w:ind w:left="640" w:hanging="640"/>
      </w:pPr>
      <w:rPr>
        <w:rFonts w:hint="eastAsia"/>
      </w:rPr>
    </w:lvl>
    <w:lvl w:ilvl="1">
      <w:start w:val="1"/>
      <w:numFmt w:val="decimal"/>
      <w:lvlText w:val="%1.%2"/>
      <w:lvlJc w:val="left"/>
      <w:pPr>
        <w:ind w:left="640" w:hanging="64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 w15:restartNumberingAfterBreak="0">
    <w:nsid w:val="4BD85A39"/>
    <w:multiLevelType w:val="multilevel"/>
    <w:tmpl w:val="E94E025C"/>
    <w:lvl w:ilvl="0">
      <w:start w:val="1"/>
      <w:numFmt w:val="decimal"/>
      <w:lvlText w:val="%1"/>
      <w:lvlJc w:val="left"/>
      <w:pPr>
        <w:ind w:left="420" w:hanging="42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7" w15:restartNumberingAfterBreak="0">
    <w:nsid w:val="55C82569"/>
    <w:multiLevelType w:val="multilevel"/>
    <w:tmpl w:val="E14A72D6"/>
    <w:lvl w:ilvl="0">
      <w:start w:val="1"/>
      <w:numFmt w:val="decimal"/>
      <w:lvlText w:val="%1"/>
      <w:lvlJc w:val="left"/>
      <w:pPr>
        <w:ind w:left="640" w:hanging="640"/>
      </w:pPr>
      <w:rPr>
        <w:rFonts w:hint="eastAsia"/>
      </w:rPr>
    </w:lvl>
    <w:lvl w:ilvl="1">
      <w:start w:val="1"/>
      <w:numFmt w:val="decimal"/>
      <w:lvlText w:val="%1.%2"/>
      <w:lvlJc w:val="left"/>
      <w:pPr>
        <w:ind w:left="640" w:hanging="640"/>
      </w:pPr>
      <w:rPr>
        <w:rFonts w:hint="eastAsia"/>
        <w:sz w:val="30"/>
        <w:szCs w:val="30"/>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15:restartNumberingAfterBreak="0">
    <w:nsid w:val="5D00155B"/>
    <w:multiLevelType w:val="multilevel"/>
    <w:tmpl w:val="6B96B302"/>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2160" w:hanging="2160"/>
      </w:pPr>
      <w:rPr>
        <w:rFonts w:hint="eastAsia"/>
      </w:rPr>
    </w:lvl>
  </w:abstractNum>
  <w:abstractNum w:abstractNumId="9" w15:restartNumberingAfterBreak="0">
    <w:nsid w:val="5FDD75AA"/>
    <w:multiLevelType w:val="multilevel"/>
    <w:tmpl w:val="8D3A8690"/>
    <w:lvl w:ilvl="0">
      <w:start w:val="3"/>
      <w:numFmt w:val="decimal"/>
      <w:lvlText w:val="%1"/>
      <w:lvlJc w:val="left"/>
      <w:pPr>
        <w:ind w:left="380" w:hanging="38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num w:numId="1">
    <w:abstractNumId w:val="7"/>
  </w:num>
  <w:num w:numId="2">
    <w:abstractNumId w:val="5"/>
  </w:num>
  <w:num w:numId="3">
    <w:abstractNumId w:val="4"/>
  </w:num>
  <w:num w:numId="4">
    <w:abstractNumId w:val="0"/>
  </w:num>
  <w:num w:numId="5">
    <w:abstractNumId w:val="3"/>
  </w:num>
  <w:num w:numId="6">
    <w:abstractNumId w:val="6"/>
  </w:num>
  <w:num w:numId="7">
    <w:abstractNumId w:val="8"/>
  </w:num>
  <w:num w:numId="8">
    <w:abstractNumId w:val="2"/>
  </w:num>
  <w:num w:numId="9">
    <w:abstractNumId w:val="9"/>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szhu">
    <w15:presenceInfo w15:providerId="None" w15:userId="ssz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trackRevisions/>
  <w:defaultTabStop w:val="420"/>
  <w:drawingGridVerticalSpacing w:val="200"/>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B24"/>
    <w:rsid w:val="00002E18"/>
    <w:rsid w:val="00004B4A"/>
    <w:rsid w:val="00006973"/>
    <w:rsid w:val="00013E6D"/>
    <w:rsid w:val="00020610"/>
    <w:rsid w:val="00021C0C"/>
    <w:rsid w:val="000239D0"/>
    <w:rsid w:val="000359D9"/>
    <w:rsid w:val="0003722D"/>
    <w:rsid w:val="00041016"/>
    <w:rsid w:val="00056306"/>
    <w:rsid w:val="00056F3E"/>
    <w:rsid w:val="00061E74"/>
    <w:rsid w:val="00073CEC"/>
    <w:rsid w:val="000845DF"/>
    <w:rsid w:val="00086724"/>
    <w:rsid w:val="0008759C"/>
    <w:rsid w:val="000A27EC"/>
    <w:rsid w:val="000A6319"/>
    <w:rsid w:val="000B22AE"/>
    <w:rsid w:val="000B3EDF"/>
    <w:rsid w:val="000D2996"/>
    <w:rsid w:val="000D42A9"/>
    <w:rsid w:val="000E52EE"/>
    <w:rsid w:val="000F32C3"/>
    <w:rsid w:val="000F4F63"/>
    <w:rsid w:val="00100555"/>
    <w:rsid w:val="001030CC"/>
    <w:rsid w:val="00104BA3"/>
    <w:rsid w:val="00121B9D"/>
    <w:rsid w:val="00121EAC"/>
    <w:rsid w:val="001252B4"/>
    <w:rsid w:val="00132A1B"/>
    <w:rsid w:val="0013335D"/>
    <w:rsid w:val="0015454E"/>
    <w:rsid w:val="001615BB"/>
    <w:rsid w:val="00164C05"/>
    <w:rsid w:val="0017156D"/>
    <w:rsid w:val="00174D26"/>
    <w:rsid w:val="00174F3C"/>
    <w:rsid w:val="0018091A"/>
    <w:rsid w:val="00190031"/>
    <w:rsid w:val="001920FE"/>
    <w:rsid w:val="001A4E2B"/>
    <w:rsid w:val="001A5BCC"/>
    <w:rsid w:val="001B0FEC"/>
    <w:rsid w:val="001B4A8A"/>
    <w:rsid w:val="001B569E"/>
    <w:rsid w:val="001B7B67"/>
    <w:rsid w:val="001C64C3"/>
    <w:rsid w:val="001D5748"/>
    <w:rsid w:val="001E05CD"/>
    <w:rsid w:val="001E0654"/>
    <w:rsid w:val="001E2C61"/>
    <w:rsid w:val="001E6E08"/>
    <w:rsid w:val="001F4349"/>
    <w:rsid w:val="001F6A8C"/>
    <w:rsid w:val="002002CB"/>
    <w:rsid w:val="002006E8"/>
    <w:rsid w:val="00215540"/>
    <w:rsid w:val="002255BE"/>
    <w:rsid w:val="0023050F"/>
    <w:rsid w:val="00232C96"/>
    <w:rsid w:val="00237173"/>
    <w:rsid w:val="00240602"/>
    <w:rsid w:val="00254643"/>
    <w:rsid w:val="002607D2"/>
    <w:rsid w:val="00262DD2"/>
    <w:rsid w:val="002666CD"/>
    <w:rsid w:val="00267326"/>
    <w:rsid w:val="002706ED"/>
    <w:rsid w:val="00270AB8"/>
    <w:rsid w:val="00283838"/>
    <w:rsid w:val="002952A4"/>
    <w:rsid w:val="002A53DB"/>
    <w:rsid w:val="002A70AB"/>
    <w:rsid w:val="002D0A38"/>
    <w:rsid w:val="002D0EBE"/>
    <w:rsid w:val="002F1282"/>
    <w:rsid w:val="003023AB"/>
    <w:rsid w:val="00305A8E"/>
    <w:rsid w:val="00314E0E"/>
    <w:rsid w:val="00320DF9"/>
    <w:rsid w:val="003326FE"/>
    <w:rsid w:val="00334ACF"/>
    <w:rsid w:val="003403B3"/>
    <w:rsid w:val="0035156A"/>
    <w:rsid w:val="003560CE"/>
    <w:rsid w:val="00360047"/>
    <w:rsid w:val="00366DF0"/>
    <w:rsid w:val="0037475B"/>
    <w:rsid w:val="00374DC7"/>
    <w:rsid w:val="00375300"/>
    <w:rsid w:val="003753C7"/>
    <w:rsid w:val="003925C2"/>
    <w:rsid w:val="00395CBE"/>
    <w:rsid w:val="0039625B"/>
    <w:rsid w:val="003978FC"/>
    <w:rsid w:val="003A489D"/>
    <w:rsid w:val="003B20D0"/>
    <w:rsid w:val="003B6BCC"/>
    <w:rsid w:val="003B6DA6"/>
    <w:rsid w:val="003B76A5"/>
    <w:rsid w:val="003B7CB7"/>
    <w:rsid w:val="003C6D5A"/>
    <w:rsid w:val="003F054E"/>
    <w:rsid w:val="003F640D"/>
    <w:rsid w:val="0040618C"/>
    <w:rsid w:val="004514FB"/>
    <w:rsid w:val="0048249B"/>
    <w:rsid w:val="00483737"/>
    <w:rsid w:val="00483CE4"/>
    <w:rsid w:val="00485607"/>
    <w:rsid w:val="00493EB1"/>
    <w:rsid w:val="00495A53"/>
    <w:rsid w:val="004A3750"/>
    <w:rsid w:val="004B2010"/>
    <w:rsid w:val="004B6663"/>
    <w:rsid w:val="004C0132"/>
    <w:rsid w:val="004C435C"/>
    <w:rsid w:val="004E3B2A"/>
    <w:rsid w:val="004F6C3B"/>
    <w:rsid w:val="0050225C"/>
    <w:rsid w:val="005049F5"/>
    <w:rsid w:val="00504D43"/>
    <w:rsid w:val="005125C0"/>
    <w:rsid w:val="005145AD"/>
    <w:rsid w:val="00530995"/>
    <w:rsid w:val="0054061F"/>
    <w:rsid w:val="0054456B"/>
    <w:rsid w:val="00550E50"/>
    <w:rsid w:val="00560164"/>
    <w:rsid w:val="005642A9"/>
    <w:rsid w:val="00566423"/>
    <w:rsid w:val="00574D9B"/>
    <w:rsid w:val="00575117"/>
    <w:rsid w:val="005755BE"/>
    <w:rsid w:val="0058271D"/>
    <w:rsid w:val="00583B46"/>
    <w:rsid w:val="00590AA1"/>
    <w:rsid w:val="00596219"/>
    <w:rsid w:val="005A63E8"/>
    <w:rsid w:val="005B3BA0"/>
    <w:rsid w:val="005C57D2"/>
    <w:rsid w:val="005C7003"/>
    <w:rsid w:val="005D0F58"/>
    <w:rsid w:val="005E15BF"/>
    <w:rsid w:val="005E46F0"/>
    <w:rsid w:val="005E5ABC"/>
    <w:rsid w:val="005E5BDA"/>
    <w:rsid w:val="00602ED7"/>
    <w:rsid w:val="00615C31"/>
    <w:rsid w:val="00615F89"/>
    <w:rsid w:val="00617341"/>
    <w:rsid w:val="00632B21"/>
    <w:rsid w:val="006349FD"/>
    <w:rsid w:val="00634C2A"/>
    <w:rsid w:val="0064622E"/>
    <w:rsid w:val="006468D6"/>
    <w:rsid w:val="00663A72"/>
    <w:rsid w:val="006767E5"/>
    <w:rsid w:val="00677487"/>
    <w:rsid w:val="0068602F"/>
    <w:rsid w:val="00692C35"/>
    <w:rsid w:val="0069553E"/>
    <w:rsid w:val="006A6733"/>
    <w:rsid w:val="006B31A4"/>
    <w:rsid w:val="006B3F21"/>
    <w:rsid w:val="006B620E"/>
    <w:rsid w:val="006C4BF0"/>
    <w:rsid w:val="006E4472"/>
    <w:rsid w:val="00703157"/>
    <w:rsid w:val="00716014"/>
    <w:rsid w:val="00721402"/>
    <w:rsid w:val="00723188"/>
    <w:rsid w:val="0072653A"/>
    <w:rsid w:val="0073162B"/>
    <w:rsid w:val="00735E2C"/>
    <w:rsid w:val="00737D8F"/>
    <w:rsid w:val="00741078"/>
    <w:rsid w:val="00744410"/>
    <w:rsid w:val="00764CD6"/>
    <w:rsid w:val="00777D4D"/>
    <w:rsid w:val="00783463"/>
    <w:rsid w:val="00785400"/>
    <w:rsid w:val="00792FAA"/>
    <w:rsid w:val="007971E0"/>
    <w:rsid w:val="007A7AE5"/>
    <w:rsid w:val="007B39D0"/>
    <w:rsid w:val="007B5AB5"/>
    <w:rsid w:val="007B77AA"/>
    <w:rsid w:val="007C7B84"/>
    <w:rsid w:val="007D2232"/>
    <w:rsid w:val="007D2591"/>
    <w:rsid w:val="007F17DE"/>
    <w:rsid w:val="00803563"/>
    <w:rsid w:val="00806943"/>
    <w:rsid w:val="00806E7A"/>
    <w:rsid w:val="00810B4B"/>
    <w:rsid w:val="0081548C"/>
    <w:rsid w:val="008224AF"/>
    <w:rsid w:val="00823BEC"/>
    <w:rsid w:val="008277EF"/>
    <w:rsid w:val="00835325"/>
    <w:rsid w:val="008374A5"/>
    <w:rsid w:val="00837BE9"/>
    <w:rsid w:val="00841894"/>
    <w:rsid w:val="008459F2"/>
    <w:rsid w:val="00854734"/>
    <w:rsid w:val="008617F3"/>
    <w:rsid w:val="008627F5"/>
    <w:rsid w:val="00864D99"/>
    <w:rsid w:val="00871A71"/>
    <w:rsid w:val="00880DEB"/>
    <w:rsid w:val="00882D4A"/>
    <w:rsid w:val="008831F9"/>
    <w:rsid w:val="008932AA"/>
    <w:rsid w:val="00893C74"/>
    <w:rsid w:val="00894475"/>
    <w:rsid w:val="008A0094"/>
    <w:rsid w:val="008A2F57"/>
    <w:rsid w:val="008A5131"/>
    <w:rsid w:val="008B584A"/>
    <w:rsid w:val="008C1382"/>
    <w:rsid w:val="008D600D"/>
    <w:rsid w:val="008D7596"/>
    <w:rsid w:val="008E362D"/>
    <w:rsid w:val="008E5D0C"/>
    <w:rsid w:val="008F05B2"/>
    <w:rsid w:val="0091445C"/>
    <w:rsid w:val="009214BE"/>
    <w:rsid w:val="009441E5"/>
    <w:rsid w:val="00946090"/>
    <w:rsid w:val="00952492"/>
    <w:rsid w:val="00961130"/>
    <w:rsid w:val="00971784"/>
    <w:rsid w:val="00975592"/>
    <w:rsid w:val="00977980"/>
    <w:rsid w:val="00982743"/>
    <w:rsid w:val="009955A2"/>
    <w:rsid w:val="00995F16"/>
    <w:rsid w:val="009A15C1"/>
    <w:rsid w:val="009B53C3"/>
    <w:rsid w:val="009C0A37"/>
    <w:rsid w:val="009C3735"/>
    <w:rsid w:val="009C4087"/>
    <w:rsid w:val="009C42F6"/>
    <w:rsid w:val="009C634A"/>
    <w:rsid w:val="009D57D6"/>
    <w:rsid w:val="009D68DF"/>
    <w:rsid w:val="009E0080"/>
    <w:rsid w:val="009E05CF"/>
    <w:rsid w:val="009E4056"/>
    <w:rsid w:val="009E4477"/>
    <w:rsid w:val="009E4EDE"/>
    <w:rsid w:val="009E5717"/>
    <w:rsid w:val="009F5C52"/>
    <w:rsid w:val="009F7E98"/>
    <w:rsid w:val="00A07774"/>
    <w:rsid w:val="00A156BC"/>
    <w:rsid w:val="00A1588C"/>
    <w:rsid w:val="00A16BF0"/>
    <w:rsid w:val="00A30879"/>
    <w:rsid w:val="00A31DF2"/>
    <w:rsid w:val="00A3762A"/>
    <w:rsid w:val="00A402B4"/>
    <w:rsid w:val="00A54246"/>
    <w:rsid w:val="00A57348"/>
    <w:rsid w:val="00A61582"/>
    <w:rsid w:val="00A6549A"/>
    <w:rsid w:val="00A67C41"/>
    <w:rsid w:val="00A7059D"/>
    <w:rsid w:val="00A72673"/>
    <w:rsid w:val="00A73DB3"/>
    <w:rsid w:val="00A768B9"/>
    <w:rsid w:val="00A810F8"/>
    <w:rsid w:val="00A8377A"/>
    <w:rsid w:val="00A84971"/>
    <w:rsid w:val="00A91B91"/>
    <w:rsid w:val="00A92C98"/>
    <w:rsid w:val="00AA42B8"/>
    <w:rsid w:val="00AA703A"/>
    <w:rsid w:val="00AA7D10"/>
    <w:rsid w:val="00AB3A5E"/>
    <w:rsid w:val="00AB3DBF"/>
    <w:rsid w:val="00AC5977"/>
    <w:rsid w:val="00AD27CF"/>
    <w:rsid w:val="00AE71C1"/>
    <w:rsid w:val="00AF4750"/>
    <w:rsid w:val="00B0289D"/>
    <w:rsid w:val="00B04230"/>
    <w:rsid w:val="00B07CFA"/>
    <w:rsid w:val="00B145C6"/>
    <w:rsid w:val="00B14B2A"/>
    <w:rsid w:val="00B213E1"/>
    <w:rsid w:val="00B22811"/>
    <w:rsid w:val="00B22BF2"/>
    <w:rsid w:val="00B264F0"/>
    <w:rsid w:val="00B306C1"/>
    <w:rsid w:val="00B3226A"/>
    <w:rsid w:val="00B32CB3"/>
    <w:rsid w:val="00B42866"/>
    <w:rsid w:val="00B5562A"/>
    <w:rsid w:val="00B55DB6"/>
    <w:rsid w:val="00B609B0"/>
    <w:rsid w:val="00B66E37"/>
    <w:rsid w:val="00B67A4B"/>
    <w:rsid w:val="00B71C7A"/>
    <w:rsid w:val="00B83EFB"/>
    <w:rsid w:val="00B8577C"/>
    <w:rsid w:val="00B933CC"/>
    <w:rsid w:val="00B97742"/>
    <w:rsid w:val="00BA0B9D"/>
    <w:rsid w:val="00BA3EA6"/>
    <w:rsid w:val="00BA6B16"/>
    <w:rsid w:val="00BB6508"/>
    <w:rsid w:val="00BC5CEE"/>
    <w:rsid w:val="00BE0281"/>
    <w:rsid w:val="00BF1F1C"/>
    <w:rsid w:val="00BF2E4B"/>
    <w:rsid w:val="00BF377C"/>
    <w:rsid w:val="00BF4603"/>
    <w:rsid w:val="00C01C92"/>
    <w:rsid w:val="00C06241"/>
    <w:rsid w:val="00C07C74"/>
    <w:rsid w:val="00C11431"/>
    <w:rsid w:val="00C115EF"/>
    <w:rsid w:val="00C11C3D"/>
    <w:rsid w:val="00C222CA"/>
    <w:rsid w:val="00C40418"/>
    <w:rsid w:val="00C42EF0"/>
    <w:rsid w:val="00C44A6C"/>
    <w:rsid w:val="00C562DE"/>
    <w:rsid w:val="00C7321D"/>
    <w:rsid w:val="00C74100"/>
    <w:rsid w:val="00C76568"/>
    <w:rsid w:val="00C776FD"/>
    <w:rsid w:val="00C84D76"/>
    <w:rsid w:val="00C8792F"/>
    <w:rsid w:val="00C91164"/>
    <w:rsid w:val="00C9263D"/>
    <w:rsid w:val="00C931C5"/>
    <w:rsid w:val="00CA2230"/>
    <w:rsid w:val="00CA23F7"/>
    <w:rsid w:val="00CA2511"/>
    <w:rsid w:val="00CB3007"/>
    <w:rsid w:val="00CB5F4A"/>
    <w:rsid w:val="00CC43C7"/>
    <w:rsid w:val="00CC77E5"/>
    <w:rsid w:val="00CD1322"/>
    <w:rsid w:val="00CD13B5"/>
    <w:rsid w:val="00CD353E"/>
    <w:rsid w:val="00CE013D"/>
    <w:rsid w:val="00CE39FC"/>
    <w:rsid w:val="00CE695B"/>
    <w:rsid w:val="00CF55F6"/>
    <w:rsid w:val="00D116EC"/>
    <w:rsid w:val="00D264F9"/>
    <w:rsid w:val="00D3060D"/>
    <w:rsid w:val="00D42E9A"/>
    <w:rsid w:val="00D4443D"/>
    <w:rsid w:val="00D44BF5"/>
    <w:rsid w:val="00D50BDC"/>
    <w:rsid w:val="00D5221F"/>
    <w:rsid w:val="00D52A47"/>
    <w:rsid w:val="00D63700"/>
    <w:rsid w:val="00D63D92"/>
    <w:rsid w:val="00D7126C"/>
    <w:rsid w:val="00D95213"/>
    <w:rsid w:val="00D95E51"/>
    <w:rsid w:val="00DA550D"/>
    <w:rsid w:val="00DB4C9D"/>
    <w:rsid w:val="00DC35A6"/>
    <w:rsid w:val="00DD249E"/>
    <w:rsid w:val="00DD522B"/>
    <w:rsid w:val="00DD5536"/>
    <w:rsid w:val="00DD761C"/>
    <w:rsid w:val="00DF01B8"/>
    <w:rsid w:val="00DF2368"/>
    <w:rsid w:val="00DF6562"/>
    <w:rsid w:val="00DF6908"/>
    <w:rsid w:val="00E02806"/>
    <w:rsid w:val="00E043DD"/>
    <w:rsid w:val="00E04FCB"/>
    <w:rsid w:val="00E21173"/>
    <w:rsid w:val="00E349DC"/>
    <w:rsid w:val="00E43DD8"/>
    <w:rsid w:val="00E51E3B"/>
    <w:rsid w:val="00E56261"/>
    <w:rsid w:val="00E56818"/>
    <w:rsid w:val="00E620B9"/>
    <w:rsid w:val="00E64D44"/>
    <w:rsid w:val="00E65D61"/>
    <w:rsid w:val="00E66C87"/>
    <w:rsid w:val="00E77291"/>
    <w:rsid w:val="00E80CE6"/>
    <w:rsid w:val="00E841FF"/>
    <w:rsid w:val="00E86CF8"/>
    <w:rsid w:val="00E87262"/>
    <w:rsid w:val="00E9058A"/>
    <w:rsid w:val="00EB0886"/>
    <w:rsid w:val="00EB08CE"/>
    <w:rsid w:val="00EB3F95"/>
    <w:rsid w:val="00EB6528"/>
    <w:rsid w:val="00EB6977"/>
    <w:rsid w:val="00EC3360"/>
    <w:rsid w:val="00ED3B24"/>
    <w:rsid w:val="00ED50C0"/>
    <w:rsid w:val="00EE46B2"/>
    <w:rsid w:val="00EE6D26"/>
    <w:rsid w:val="00EF6DEE"/>
    <w:rsid w:val="00EF6E85"/>
    <w:rsid w:val="00EF7E72"/>
    <w:rsid w:val="00F00040"/>
    <w:rsid w:val="00F10522"/>
    <w:rsid w:val="00F15155"/>
    <w:rsid w:val="00F34AA8"/>
    <w:rsid w:val="00F40B20"/>
    <w:rsid w:val="00F43B6E"/>
    <w:rsid w:val="00F45786"/>
    <w:rsid w:val="00F5615D"/>
    <w:rsid w:val="00F56C77"/>
    <w:rsid w:val="00F572CA"/>
    <w:rsid w:val="00F5731F"/>
    <w:rsid w:val="00F64D12"/>
    <w:rsid w:val="00F64F2B"/>
    <w:rsid w:val="00F70FD1"/>
    <w:rsid w:val="00F76067"/>
    <w:rsid w:val="00F774AE"/>
    <w:rsid w:val="00F80D66"/>
    <w:rsid w:val="00F9250E"/>
    <w:rsid w:val="00FA390E"/>
    <w:rsid w:val="00FA64A5"/>
    <w:rsid w:val="00FC41AC"/>
    <w:rsid w:val="00FC4EB9"/>
    <w:rsid w:val="00FD5248"/>
    <w:rsid w:val="00FE3F94"/>
    <w:rsid w:val="00FE5C79"/>
    <w:rsid w:val="00FF3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63F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C1382"/>
    <w:pPr>
      <w:spacing w:after="160" w:line="259" w:lineRule="auto"/>
    </w:pPr>
    <w:rPr>
      <w:kern w:val="0"/>
      <w:sz w:val="22"/>
      <w:szCs w:val="22"/>
    </w:rPr>
  </w:style>
  <w:style w:type="paragraph" w:styleId="1">
    <w:name w:val="heading 1"/>
    <w:basedOn w:val="a"/>
    <w:next w:val="a"/>
    <w:link w:val="10"/>
    <w:uiPriority w:val="9"/>
    <w:qFormat/>
    <w:rsid w:val="0072653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265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27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摘要"/>
    <w:basedOn w:val="a"/>
    <w:next w:val="a"/>
    <w:rsid w:val="008C1382"/>
    <w:pPr>
      <w:spacing w:before="240" w:after="240" w:line="240" w:lineRule="auto"/>
      <w:jc w:val="center"/>
    </w:pPr>
    <w:rPr>
      <w:rFonts w:ascii="Times New Roman" w:eastAsia="宋体" w:hAnsi="Times New Roman" w:cs="Times New Roman"/>
      <w:b/>
      <w:sz w:val="36"/>
      <w:szCs w:val="24"/>
    </w:rPr>
  </w:style>
  <w:style w:type="character" w:customStyle="1" w:styleId="content02">
    <w:name w:val="content02"/>
    <w:basedOn w:val="a0"/>
    <w:rsid w:val="008C1382"/>
  </w:style>
  <w:style w:type="character" w:customStyle="1" w:styleId="10">
    <w:name w:val="标题 1 字符"/>
    <w:basedOn w:val="a0"/>
    <w:link w:val="1"/>
    <w:uiPriority w:val="9"/>
    <w:rsid w:val="0072653A"/>
    <w:rPr>
      <w:b/>
      <w:bCs/>
      <w:kern w:val="44"/>
      <w:sz w:val="44"/>
      <w:szCs w:val="44"/>
    </w:rPr>
  </w:style>
  <w:style w:type="character" w:customStyle="1" w:styleId="20">
    <w:name w:val="标题 2 字符"/>
    <w:basedOn w:val="a0"/>
    <w:link w:val="2"/>
    <w:rsid w:val="0072653A"/>
    <w:rPr>
      <w:rFonts w:asciiTheme="majorHAnsi" w:eastAsiaTheme="majorEastAsia" w:hAnsiTheme="majorHAnsi" w:cstheme="majorBidi"/>
      <w:b/>
      <w:bCs/>
      <w:kern w:val="0"/>
      <w:sz w:val="32"/>
      <w:szCs w:val="32"/>
    </w:rPr>
  </w:style>
  <w:style w:type="paragraph" w:styleId="a4">
    <w:name w:val="List Paragraph"/>
    <w:basedOn w:val="a"/>
    <w:uiPriority w:val="34"/>
    <w:qFormat/>
    <w:rsid w:val="00B97742"/>
    <w:pPr>
      <w:ind w:firstLineChars="200" w:firstLine="420"/>
    </w:pPr>
  </w:style>
  <w:style w:type="character" w:customStyle="1" w:styleId="30">
    <w:name w:val="标题 3 字符"/>
    <w:basedOn w:val="a0"/>
    <w:link w:val="3"/>
    <w:uiPriority w:val="9"/>
    <w:rsid w:val="00AD27CF"/>
    <w:rPr>
      <w:b/>
      <w:bCs/>
      <w:kern w:val="0"/>
      <w:sz w:val="32"/>
      <w:szCs w:val="32"/>
    </w:rPr>
  </w:style>
  <w:style w:type="paragraph" w:styleId="a5">
    <w:name w:val="header"/>
    <w:basedOn w:val="a"/>
    <w:link w:val="a6"/>
    <w:uiPriority w:val="99"/>
    <w:unhideWhenUsed/>
    <w:rsid w:val="003962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39625B"/>
    <w:rPr>
      <w:kern w:val="0"/>
      <w:sz w:val="18"/>
      <w:szCs w:val="18"/>
    </w:rPr>
  </w:style>
  <w:style w:type="paragraph" w:styleId="a7">
    <w:name w:val="footer"/>
    <w:basedOn w:val="a"/>
    <w:link w:val="a8"/>
    <w:uiPriority w:val="99"/>
    <w:unhideWhenUsed/>
    <w:rsid w:val="0039625B"/>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39625B"/>
    <w:rPr>
      <w:kern w:val="0"/>
      <w:sz w:val="18"/>
      <w:szCs w:val="18"/>
    </w:rPr>
  </w:style>
  <w:style w:type="paragraph" w:styleId="a9">
    <w:name w:val="No Spacing"/>
    <w:uiPriority w:val="1"/>
    <w:qFormat/>
    <w:rsid w:val="0039625B"/>
    <w:rPr>
      <w:kern w:val="0"/>
      <w:sz w:val="22"/>
      <w:szCs w:val="22"/>
    </w:rPr>
  </w:style>
  <w:style w:type="paragraph" w:styleId="aa">
    <w:name w:val="endnote text"/>
    <w:basedOn w:val="a"/>
    <w:link w:val="ab"/>
    <w:uiPriority w:val="99"/>
    <w:unhideWhenUsed/>
    <w:rsid w:val="00AA7D10"/>
    <w:pPr>
      <w:snapToGrid w:val="0"/>
    </w:pPr>
  </w:style>
  <w:style w:type="character" w:customStyle="1" w:styleId="ab">
    <w:name w:val="尾注文本 字符"/>
    <w:basedOn w:val="a0"/>
    <w:link w:val="aa"/>
    <w:uiPriority w:val="99"/>
    <w:rsid w:val="00AA7D10"/>
    <w:rPr>
      <w:kern w:val="0"/>
      <w:sz w:val="22"/>
      <w:szCs w:val="22"/>
    </w:rPr>
  </w:style>
  <w:style w:type="character" w:styleId="ac">
    <w:name w:val="endnote reference"/>
    <w:basedOn w:val="a0"/>
    <w:uiPriority w:val="99"/>
    <w:unhideWhenUsed/>
    <w:rsid w:val="00AA7D10"/>
    <w:rPr>
      <w:vertAlign w:val="superscript"/>
    </w:rPr>
  </w:style>
  <w:style w:type="paragraph" w:styleId="ad">
    <w:name w:val="footnote text"/>
    <w:basedOn w:val="a"/>
    <w:link w:val="ae"/>
    <w:uiPriority w:val="99"/>
    <w:unhideWhenUsed/>
    <w:rsid w:val="00677487"/>
    <w:pPr>
      <w:snapToGrid w:val="0"/>
    </w:pPr>
    <w:rPr>
      <w:sz w:val="18"/>
      <w:szCs w:val="18"/>
    </w:rPr>
  </w:style>
  <w:style w:type="character" w:customStyle="1" w:styleId="ae">
    <w:name w:val="脚注文本 字符"/>
    <w:basedOn w:val="a0"/>
    <w:link w:val="ad"/>
    <w:uiPriority w:val="99"/>
    <w:rsid w:val="00677487"/>
    <w:rPr>
      <w:kern w:val="0"/>
      <w:sz w:val="18"/>
      <w:szCs w:val="18"/>
    </w:rPr>
  </w:style>
  <w:style w:type="character" w:styleId="af">
    <w:name w:val="footnote reference"/>
    <w:basedOn w:val="a0"/>
    <w:uiPriority w:val="99"/>
    <w:unhideWhenUsed/>
    <w:rsid w:val="00677487"/>
    <w:rPr>
      <w:vertAlign w:val="superscript"/>
    </w:rPr>
  </w:style>
  <w:style w:type="paragraph" w:styleId="TOC">
    <w:name w:val="TOC Heading"/>
    <w:basedOn w:val="1"/>
    <w:next w:val="a"/>
    <w:uiPriority w:val="39"/>
    <w:unhideWhenUsed/>
    <w:qFormat/>
    <w:rsid w:val="0054456B"/>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54456B"/>
    <w:pPr>
      <w:spacing w:before="120" w:after="0"/>
    </w:pPr>
    <w:rPr>
      <w:rFonts w:asciiTheme="majorHAnsi" w:eastAsiaTheme="majorHAnsi"/>
      <w:b/>
      <w:bCs/>
      <w:color w:val="548DD4"/>
      <w:sz w:val="24"/>
      <w:szCs w:val="24"/>
    </w:rPr>
  </w:style>
  <w:style w:type="paragraph" w:styleId="TOC2">
    <w:name w:val="toc 2"/>
    <w:basedOn w:val="a"/>
    <w:next w:val="a"/>
    <w:autoRedefine/>
    <w:uiPriority w:val="39"/>
    <w:unhideWhenUsed/>
    <w:rsid w:val="0054456B"/>
    <w:pPr>
      <w:spacing w:after="0"/>
    </w:pPr>
    <w:rPr>
      <w:rFonts w:eastAsiaTheme="minorHAnsi"/>
    </w:rPr>
  </w:style>
  <w:style w:type="character" w:styleId="af0">
    <w:name w:val="Hyperlink"/>
    <w:basedOn w:val="a0"/>
    <w:uiPriority w:val="99"/>
    <w:unhideWhenUsed/>
    <w:rsid w:val="0054456B"/>
    <w:rPr>
      <w:color w:val="0563C1" w:themeColor="hyperlink"/>
      <w:u w:val="single"/>
    </w:rPr>
  </w:style>
  <w:style w:type="paragraph" w:styleId="TOC3">
    <w:name w:val="toc 3"/>
    <w:basedOn w:val="a"/>
    <w:next w:val="a"/>
    <w:autoRedefine/>
    <w:uiPriority w:val="39"/>
    <w:semiHidden/>
    <w:unhideWhenUsed/>
    <w:rsid w:val="0054456B"/>
    <w:pPr>
      <w:spacing w:after="0"/>
      <w:ind w:left="220"/>
    </w:pPr>
    <w:rPr>
      <w:rFonts w:eastAsiaTheme="minorHAnsi"/>
      <w:i/>
      <w:iCs/>
    </w:rPr>
  </w:style>
  <w:style w:type="paragraph" w:styleId="TOC4">
    <w:name w:val="toc 4"/>
    <w:basedOn w:val="a"/>
    <w:next w:val="a"/>
    <w:autoRedefine/>
    <w:uiPriority w:val="39"/>
    <w:semiHidden/>
    <w:unhideWhenUsed/>
    <w:rsid w:val="0054456B"/>
    <w:pPr>
      <w:pBdr>
        <w:between w:val="double" w:sz="6" w:space="0" w:color="auto"/>
      </w:pBdr>
      <w:spacing w:after="0"/>
      <w:ind w:left="440"/>
    </w:pPr>
    <w:rPr>
      <w:rFonts w:eastAsiaTheme="minorHAnsi"/>
      <w:sz w:val="20"/>
      <w:szCs w:val="20"/>
    </w:rPr>
  </w:style>
  <w:style w:type="paragraph" w:styleId="TOC5">
    <w:name w:val="toc 5"/>
    <w:basedOn w:val="a"/>
    <w:next w:val="a"/>
    <w:autoRedefine/>
    <w:uiPriority w:val="39"/>
    <w:semiHidden/>
    <w:unhideWhenUsed/>
    <w:rsid w:val="0054456B"/>
    <w:pPr>
      <w:pBdr>
        <w:between w:val="double" w:sz="6" w:space="0" w:color="auto"/>
      </w:pBdr>
      <w:spacing w:after="0"/>
      <w:ind w:left="660"/>
    </w:pPr>
    <w:rPr>
      <w:rFonts w:eastAsiaTheme="minorHAnsi"/>
      <w:sz w:val="20"/>
      <w:szCs w:val="20"/>
    </w:rPr>
  </w:style>
  <w:style w:type="paragraph" w:styleId="TOC6">
    <w:name w:val="toc 6"/>
    <w:basedOn w:val="a"/>
    <w:next w:val="a"/>
    <w:autoRedefine/>
    <w:uiPriority w:val="39"/>
    <w:semiHidden/>
    <w:unhideWhenUsed/>
    <w:rsid w:val="0054456B"/>
    <w:pPr>
      <w:pBdr>
        <w:between w:val="double" w:sz="6" w:space="0" w:color="auto"/>
      </w:pBdr>
      <w:spacing w:after="0"/>
      <w:ind w:left="880"/>
    </w:pPr>
    <w:rPr>
      <w:rFonts w:eastAsiaTheme="minorHAnsi"/>
      <w:sz w:val="20"/>
      <w:szCs w:val="20"/>
    </w:rPr>
  </w:style>
  <w:style w:type="paragraph" w:styleId="TOC7">
    <w:name w:val="toc 7"/>
    <w:basedOn w:val="a"/>
    <w:next w:val="a"/>
    <w:autoRedefine/>
    <w:uiPriority w:val="39"/>
    <w:semiHidden/>
    <w:unhideWhenUsed/>
    <w:rsid w:val="0054456B"/>
    <w:pPr>
      <w:pBdr>
        <w:between w:val="double" w:sz="6" w:space="0" w:color="auto"/>
      </w:pBdr>
      <w:spacing w:after="0"/>
      <w:ind w:left="1100"/>
    </w:pPr>
    <w:rPr>
      <w:rFonts w:eastAsiaTheme="minorHAnsi"/>
      <w:sz w:val="20"/>
      <w:szCs w:val="20"/>
    </w:rPr>
  </w:style>
  <w:style w:type="paragraph" w:styleId="TOC8">
    <w:name w:val="toc 8"/>
    <w:basedOn w:val="a"/>
    <w:next w:val="a"/>
    <w:autoRedefine/>
    <w:uiPriority w:val="39"/>
    <w:semiHidden/>
    <w:unhideWhenUsed/>
    <w:rsid w:val="0054456B"/>
    <w:pPr>
      <w:pBdr>
        <w:between w:val="double" w:sz="6" w:space="0" w:color="auto"/>
      </w:pBdr>
      <w:spacing w:after="0"/>
      <w:ind w:left="1320"/>
    </w:pPr>
    <w:rPr>
      <w:rFonts w:eastAsiaTheme="minorHAnsi"/>
      <w:sz w:val="20"/>
      <w:szCs w:val="20"/>
    </w:rPr>
  </w:style>
  <w:style w:type="paragraph" w:styleId="TOC9">
    <w:name w:val="toc 9"/>
    <w:basedOn w:val="a"/>
    <w:next w:val="a"/>
    <w:autoRedefine/>
    <w:uiPriority w:val="39"/>
    <w:semiHidden/>
    <w:unhideWhenUsed/>
    <w:rsid w:val="0054456B"/>
    <w:pPr>
      <w:pBdr>
        <w:between w:val="double" w:sz="6" w:space="0" w:color="auto"/>
      </w:pBdr>
      <w:spacing w:after="0"/>
      <w:ind w:left="1540"/>
    </w:pPr>
    <w:rPr>
      <w:rFonts w:eastAsiaTheme="minorHAnsi"/>
      <w:sz w:val="20"/>
      <w:szCs w:val="20"/>
    </w:rPr>
  </w:style>
  <w:style w:type="table" w:styleId="af1">
    <w:name w:val="Table Grid"/>
    <w:basedOn w:val="a1"/>
    <w:uiPriority w:val="39"/>
    <w:rsid w:val="0040618C"/>
    <w:rPr>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
    <w:link w:val="af3"/>
    <w:uiPriority w:val="99"/>
    <w:semiHidden/>
    <w:unhideWhenUsed/>
    <w:rsid w:val="00E21173"/>
    <w:pPr>
      <w:spacing w:after="0" w:line="240" w:lineRule="auto"/>
    </w:pPr>
    <w:rPr>
      <w:sz w:val="18"/>
      <w:szCs w:val="18"/>
    </w:rPr>
  </w:style>
  <w:style w:type="character" w:customStyle="1" w:styleId="af3">
    <w:name w:val="批注框文本 字符"/>
    <w:basedOn w:val="a0"/>
    <w:link w:val="af2"/>
    <w:uiPriority w:val="99"/>
    <w:semiHidden/>
    <w:rsid w:val="00E21173"/>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43651">
      <w:bodyDiv w:val="1"/>
      <w:marLeft w:val="0"/>
      <w:marRight w:val="0"/>
      <w:marTop w:val="0"/>
      <w:marBottom w:val="0"/>
      <w:divBdr>
        <w:top w:val="none" w:sz="0" w:space="0" w:color="auto"/>
        <w:left w:val="none" w:sz="0" w:space="0" w:color="auto"/>
        <w:bottom w:val="none" w:sz="0" w:space="0" w:color="auto"/>
        <w:right w:val="none" w:sz="0" w:space="0" w:color="auto"/>
      </w:divBdr>
    </w:div>
    <w:div w:id="66463823">
      <w:bodyDiv w:val="1"/>
      <w:marLeft w:val="0"/>
      <w:marRight w:val="0"/>
      <w:marTop w:val="0"/>
      <w:marBottom w:val="0"/>
      <w:divBdr>
        <w:top w:val="none" w:sz="0" w:space="0" w:color="auto"/>
        <w:left w:val="none" w:sz="0" w:space="0" w:color="auto"/>
        <w:bottom w:val="none" w:sz="0" w:space="0" w:color="auto"/>
        <w:right w:val="none" w:sz="0" w:space="0" w:color="auto"/>
      </w:divBdr>
    </w:div>
    <w:div w:id="141165045">
      <w:bodyDiv w:val="1"/>
      <w:marLeft w:val="0"/>
      <w:marRight w:val="0"/>
      <w:marTop w:val="0"/>
      <w:marBottom w:val="0"/>
      <w:divBdr>
        <w:top w:val="none" w:sz="0" w:space="0" w:color="auto"/>
        <w:left w:val="none" w:sz="0" w:space="0" w:color="auto"/>
        <w:bottom w:val="none" w:sz="0" w:space="0" w:color="auto"/>
        <w:right w:val="none" w:sz="0" w:space="0" w:color="auto"/>
      </w:divBdr>
    </w:div>
    <w:div w:id="157580235">
      <w:bodyDiv w:val="1"/>
      <w:marLeft w:val="0"/>
      <w:marRight w:val="0"/>
      <w:marTop w:val="0"/>
      <w:marBottom w:val="0"/>
      <w:divBdr>
        <w:top w:val="none" w:sz="0" w:space="0" w:color="auto"/>
        <w:left w:val="none" w:sz="0" w:space="0" w:color="auto"/>
        <w:bottom w:val="none" w:sz="0" w:space="0" w:color="auto"/>
        <w:right w:val="none" w:sz="0" w:space="0" w:color="auto"/>
      </w:divBdr>
    </w:div>
    <w:div w:id="216627490">
      <w:bodyDiv w:val="1"/>
      <w:marLeft w:val="0"/>
      <w:marRight w:val="0"/>
      <w:marTop w:val="0"/>
      <w:marBottom w:val="0"/>
      <w:divBdr>
        <w:top w:val="none" w:sz="0" w:space="0" w:color="auto"/>
        <w:left w:val="none" w:sz="0" w:space="0" w:color="auto"/>
        <w:bottom w:val="none" w:sz="0" w:space="0" w:color="auto"/>
        <w:right w:val="none" w:sz="0" w:space="0" w:color="auto"/>
      </w:divBdr>
    </w:div>
    <w:div w:id="265816156">
      <w:bodyDiv w:val="1"/>
      <w:marLeft w:val="0"/>
      <w:marRight w:val="0"/>
      <w:marTop w:val="0"/>
      <w:marBottom w:val="0"/>
      <w:divBdr>
        <w:top w:val="none" w:sz="0" w:space="0" w:color="auto"/>
        <w:left w:val="none" w:sz="0" w:space="0" w:color="auto"/>
        <w:bottom w:val="none" w:sz="0" w:space="0" w:color="auto"/>
        <w:right w:val="none" w:sz="0" w:space="0" w:color="auto"/>
      </w:divBdr>
    </w:div>
    <w:div w:id="361055855">
      <w:bodyDiv w:val="1"/>
      <w:marLeft w:val="0"/>
      <w:marRight w:val="0"/>
      <w:marTop w:val="0"/>
      <w:marBottom w:val="0"/>
      <w:divBdr>
        <w:top w:val="none" w:sz="0" w:space="0" w:color="auto"/>
        <w:left w:val="none" w:sz="0" w:space="0" w:color="auto"/>
        <w:bottom w:val="none" w:sz="0" w:space="0" w:color="auto"/>
        <w:right w:val="none" w:sz="0" w:space="0" w:color="auto"/>
      </w:divBdr>
    </w:div>
    <w:div w:id="363293385">
      <w:bodyDiv w:val="1"/>
      <w:marLeft w:val="0"/>
      <w:marRight w:val="0"/>
      <w:marTop w:val="0"/>
      <w:marBottom w:val="0"/>
      <w:divBdr>
        <w:top w:val="none" w:sz="0" w:space="0" w:color="auto"/>
        <w:left w:val="none" w:sz="0" w:space="0" w:color="auto"/>
        <w:bottom w:val="none" w:sz="0" w:space="0" w:color="auto"/>
        <w:right w:val="none" w:sz="0" w:space="0" w:color="auto"/>
      </w:divBdr>
      <w:divsChild>
        <w:div w:id="917784752">
          <w:marLeft w:val="0"/>
          <w:marRight w:val="0"/>
          <w:marTop w:val="0"/>
          <w:marBottom w:val="0"/>
          <w:divBdr>
            <w:top w:val="none" w:sz="0" w:space="0" w:color="auto"/>
            <w:left w:val="none" w:sz="0" w:space="0" w:color="auto"/>
            <w:bottom w:val="none" w:sz="0" w:space="0" w:color="auto"/>
            <w:right w:val="none" w:sz="0" w:space="0" w:color="auto"/>
          </w:divBdr>
          <w:divsChild>
            <w:div w:id="135194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7735">
      <w:bodyDiv w:val="1"/>
      <w:marLeft w:val="0"/>
      <w:marRight w:val="0"/>
      <w:marTop w:val="0"/>
      <w:marBottom w:val="0"/>
      <w:divBdr>
        <w:top w:val="none" w:sz="0" w:space="0" w:color="auto"/>
        <w:left w:val="none" w:sz="0" w:space="0" w:color="auto"/>
        <w:bottom w:val="none" w:sz="0" w:space="0" w:color="auto"/>
        <w:right w:val="none" w:sz="0" w:space="0" w:color="auto"/>
      </w:divBdr>
    </w:div>
    <w:div w:id="378670744">
      <w:bodyDiv w:val="1"/>
      <w:marLeft w:val="0"/>
      <w:marRight w:val="0"/>
      <w:marTop w:val="0"/>
      <w:marBottom w:val="0"/>
      <w:divBdr>
        <w:top w:val="none" w:sz="0" w:space="0" w:color="auto"/>
        <w:left w:val="none" w:sz="0" w:space="0" w:color="auto"/>
        <w:bottom w:val="none" w:sz="0" w:space="0" w:color="auto"/>
        <w:right w:val="none" w:sz="0" w:space="0" w:color="auto"/>
      </w:divBdr>
    </w:div>
    <w:div w:id="387921343">
      <w:bodyDiv w:val="1"/>
      <w:marLeft w:val="0"/>
      <w:marRight w:val="0"/>
      <w:marTop w:val="0"/>
      <w:marBottom w:val="0"/>
      <w:divBdr>
        <w:top w:val="none" w:sz="0" w:space="0" w:color="auto"/>
        <w:left w:val="none" w:sz="0" w:space="0" w:color="auto"/>
        <w:bottom w:val="none" w:sz="0" w:space="0" w:color="auto"/>
        <w:right w:val="none" w:sz="0" w:space="0" w:color="auto"/>
      </w:divBdr>
    </w:div>
    <w:div w:id="397560050">
      <w:bodyDiv w:val="1"/>
      <w:marLeft w:val="0"/>
      <w:marRight w:val="0"/>
      <w:marTop w:val="0"/>
      <w:marBottom w:val="0"/>
      <w:divBdr>
        <w:top w:val="none" w:sz="0" w:space="0" w:color="auto"/>
        <w:left w:val="none" w:sz="0" w:space="0" w:color="auto"/>
        <w:bottom w:val="none" w:sz="0" w:space="0" w:color="auto"/>
        <w:right w:val="none" w:sz="0" w:space="0" w:color="auto"/>
      </w:divBdr>
    </w:div>
    <w:div w:id="408239195">
      <w:bodyDiv w:val="1"/>
      <w:marLeft w:val="0"/>
      <w:marRight w:val="0"/>
      <w:marTop w:val="0"/>
      <w:marBottom w:val="0"/>
      <w:divBdr>
        <w:top w:val="none" w:sz="0" w:space="0" w:color="auto"/>
        <w:left w:val="none" w:sz="0" w:space="0" w:color="auto"/>
        <w:bottom w:val="none" w:sz="0" w:space="0" w:color="auto"/>
        <w:right w:val="none" w:sz="0" w:space="0" w:color="auto"/>
      </w:divBdr>
    </w:div>
    <w:div w:id="449057712">
      <w:bodyDiv w:val="1"/>
      <w:marLeft w:val="0"/>
      <w:marRight w:val="0"/>
      <w:marTop w:val="0"/>
      <w:marBottom w:val="0"/>
      <w:divBdr>
        <w:top w:val="none" w:sz="0" w:space="0" w:color="auto"/>
        <w:left w:val="none" w:sz="0" w:space="0" w:color="auto"/>
        <w:bottom w:val="none" w:sz="0" w:space="0" w:color="auto"/>
        <w:right w:val="none" w:sz="0" w:space="0" w:color="auto"/>
      </w:divBdr>
    </w:div>
    <w:div w:id="460925482">
      <w:bodyDiv w:val="1"/>
      <w:marLeft w:val="0"/>
      <w:marRight w:val="0"/>
      <w:marTop w:val="0"/>
      <w:marBottom w:val="0"/>
      <w:divBdr>
        <w:top w:val="none" w:sz="0" w:space="0" w:color="auto"/>
        <w:left w:val="none" w:sz="0" w:space="0" w:color="auto"/>
        <w:bottom w:val="none" w:sz="0" w:space="0" w:color="auto"/>
        <w:right w:val="none" w:sz="0" w:space="0" w:color="auto"/>
      </w:divBdr>
    </w:div>
    <w:div w:id="476339761">
      <w:bodyDiv w:val="1"/>
      <w:marLeft w:val="0"/>
      <w:marRight w:val="0"/>
      <w:marTop w:val="0"/>
      <w:marBottom w:val="0"/>
      <w:divBdr>
        <w:top w:val="none" w:sz="0" w:space="0" w:color="auto"/>
        <w:left w:val="none" w:sz="0" w:space="0" w:color="auto"/>
        <w:bottom w:val="none" w:sz="0" w:space="0" w:color="auto"/>
        <w:right w:val="none" w:sz="0" w:space="0" w:color="auto"/>
      </w:divBdr>
    </w:div>
    <w:div w:id="540020407">
      <w:bodyDiv w:val="1"/>
      <w:marLeft w:val="0"/>
      <w:marRight w:val="0"/>
      <w:marTop w:val="0"/>
      <w:marBottom w:val="0"/>
      <w:divBdr>
        <w:top w:val="none" w:sz="0" w:space="0" w:color="auto"/>
        <w:left w:val="none" w:sz="0" w:space="0" w:color="auto"/>
        <w:bottom w:val="none" w:sz="0" w:space="0" w:color="auto"/>
        <w:right w:val="none" w:sz="0" w:space="0" w:color="auto"/>
      </w:divBdr>
      <w:divsChild>
        <w:div w:id="674764535">
          <w:marLeft w:val="0"/>
          <w:marRight w:val="0"/>
          <w:marTop w:val="300"/>
          <w:marBottom w:val="180"/>
          <w:divBdr>
            <w:top w:val="none" w:sz="0" w:space="0" w:color="auto"/>
            <w:left w:val="none" w:sz="0" w:space="0" w:color="auto"/>
            <w:bottom w:val="none" w:sz="0" w:space="0" w:color="auto"/>
            <w:right w:val="none" w:sz="0" w:space="0" w:color="auto"/>
          </w:divBdr>
        </w:div>
      </w:divsChild>
    </w:div>
    <w:div w:id="602952808">
      <w:bodyDiv w:val="1"/>
      <w:marLeft w:val="0"/>
      <w:marRight w:val="0"/>
      <w:marTop w:val="0"/>
      <w:marBottom w:val="0"/>
      <w:divBdr>
        <w:top w:val="none" w:sz="0" w:space="0" w:color="auto"/>
        <w:left w:val="none" w:sz="0" w:space="0" w:color="auto"/>
        <w:bottom w:val="none" w:sz="0" w:space="0" w:color="auto"/>
        <w:right w:val="none" w:sz="0" w:space="0" w:color="auto"/>
      </w:divBdr>
    </w:div>
    <w:div w:id="626280615">
      <w:bodyDiv w:val="1"/>
      <w:marLeft w:val="0"/>
      <w:marRight w:val="0"/>
      <w:marTop w:val="0"/>
      <w:marBottom w:val="0"/>
      <w:divBdr>
        <w:top w:val="none" w:sz="0" w:space="0" w:color="auto"/>
        <w:left w:val="none" w:sz="0" w:space="0" w:color="auto"/>
        <w:bottom w:val="none" w:sz="0" w:space="0" w:color="auto"/>
        <w:right w:val="none" w:sz="0" w:space="0" w:color="auto"/>
      </w:divBdr>
    </w:div>
    <w:div w:id="626619222">
      <w:bodyDiv w:val="1"/>
      <w:marLeft w:val="0"/>
      <w:marRight w:val="0"/>
      <w:marTop w:val="0"/>
      <w:marBottom w:val="0"/>
      <w:divBdr>
        <w:top w:val="none" w:sz="0" w:space="0" w:color="auto"/>
        <w:left w:val="none" w:sz="0" w:space="0" w:color="auto"/>
        <w:bottom w:val="none" w:sz="0" w:space="0" w:color="auto"/>
        <w:right w:val="none" w:sz="0" w:space="0" w:color="auto"/>
      </w:divBdr>
    </w:div>
    <w:div w:id="638924379">
      <w:bodyDiv w:val="1"/>
      <w:marLeft w:val="0"/>
      <w:marRight w:val="0"/>
      <w:marTop w:val="0"/>
      <w:marBottom w:val="0"/>
      <w:divBdr>
        <w:top w:val="none" w:sz="0" w:space="0" w:color="auto"/>
        <w:left w:val="none" w:sz="0" w:space="0" w:color="auto"/>
        <w:bottom w:val="none" w:sz="0" w:space="0" w:color="auto"/>
        <w:right w:val="none" w:sz="0" w:space="0" w:color="auto"/>
      </w:divBdr>
    </w:div>
    <w:div w:id="657921873">
      <w:bodyDiv w:val="1"/>
      <w:marLeft w:val="0"/>
      <w:marRight w:val="0"/>
      <w:marTop w:val="0"/>
      <w:marBottom w:val="0"/>
      <w:divBdr>
        <w:top w:val="none" w:sz="0" w:space="0" w:color="auto"/>
        <w:left w:val="none" w:sz="0" w:space="0" w:color="auto"/>
        <w:bottom w:val="none" w:sz="0" w:space="0" w:color="auto"/>
        <w:right w:val="none" w:sz="0" w:space="0" w:color="auto"/>
      </w:divBdr>
    </w:div>
    <w:div w:id="663624361">
      <w:bodyDiv w:val="1"/>
      <w:marLeft w:val="0"/>
      <w:marRight w:val="0"/>
      <w:marTop w:val="0"/>
      <w:marBottom w:val="0"/>
      <w:divBdr>
        <w:top w:val="none" w:sz="0" w:space="0" w:color="auto"/>
        <w:left w:val="none" w:sz="0" w:space="0" w:color="auto"/>
        <w:bottom w:val="none" w:sz="0" w:space="0" w:color="auto"/>
        <w:right w:val="none" w:sz="0" w:space="0" w:color="auto"/>
      </w:divBdr>
    </w:div>
    <w:div w:id="784276052">
      <w:bodyDiv w:val="1"/>
      <w:marLeft w:val="0"/>
      <w:marRight w:val="0"/>
      <w:marTop w:val="0"/>
      <w:marBottom w:val="0"/>
      <w:divBdr>
        <w:top w:val="none" w:sz="0" w:space="0" w:color="auto"/>
        <w:left w:val="none" w:sz="0" w:space="0" w:color="auto"/>
        <w:bottom w:val="none" w:sz="0" w:space="0" w:color="auto"/>
        <w:right w:val="none" w:sz="0" w:space="0" w:color="auto"/>
      </w:divBdr>
    </w:div>
    <w:div w:id="910893350">
      <w:bodyDiv w:val="1"/>
      <w:marLeft w:val="0"/>
      <w:marRight w:val="0"/>
      <w:marTop w:val="0"/>
      <w:marBottom w:val="0"/>
      <w:divBdr>
        <w:top w:val="none" w:sz="0" w:space="0" w:color="auto"/>
        <w:left w:val="none" w:sz="0" w:space="0" w:color="auto"/>
        <w:bottom w:val="none" w:sz="0" w:space="0" w:color="auto"/>
        <w:right w:val="none" w:sz="0" w:space="0" w:color="auto"/>
      </w:divBdr>
    </w:div>
    <w:div w:id="912424910">
      <w:bodyDiv w:val="1"/>
      <w:marLeft w:val="0"/>
      <w:marRight w:val="0"/>
      <w:marTop w:val="0"/>
      <w:marBottom w:val="0"/>
      <w:divBdr>
        <w:top w:val="none" w:sz="0" w:space="0" w:color="auto"/>
        <w:left w:val="none" w:sz="0" w:space="0" w:color="auto"/>
        <w:bottom w:val="none" w:sz="0" w:space="0" w:color="auto"/>
        <w:right w:val="none" w:sz="0" w:space="0" w:color="auto"/>
      </w:divBdr>
    </w:div>
    <w:div w:id="934288997">
      <w:bodyDiv w:val="1"/>
      <w:marLeft w:val="0"/>
      <w:marRight w:val="0"/>
      <w:marTop w:val="0"/>
      <w:marBottom w:val="0"/>
      <w:divBdr>
        <w:top w:val="none" w:sz="0" w:space="0" w:color="auto"/>
        <w:left w:val="none" w:sz="0" w:space="0" w:color="auto"/>
        <w:bottom w:val="none" w:sz="0" w:space="0" w:color="auto"/>
        <w:right w:val="none" w:sz="0" w:space="0" w:color="auto"/>
      </w:divBdr>
    </w:div>
    <w:div w:id="950556489">
      <w:bodyDiv w:val="1"/>
      <w:marLeft w:val="0"/>
      <w:marRight w:val="0"/>
      <w:marTop w:val="0"/>
      <w:marBottom w:val="0"/>
      <w:divBdr>
        <w:top w:val="none" w:sz="0" w:space="0" w:color="auto"/>
        <w:left w:val="none" w:sz="0" w:space="0" w:color="auto"/>
        <w:bottom w:val="none" w:sz="0" w:space="0" w:color="auto"/>
        <w:right w:val="none" w:sz="0" w:space="0" w:color="auto"/>
      </w:divBdr>
    </w:div>
    <w:div w:id="953827202">
      <w:bodyDiv w:val="1"/>
      <w:marLeft w:val="0"/>
      <w:marRight w:val="0"/>
      <w:marTop w:val="0"/>
      <w:marBottom w:val="0"/>
      <w:divBdr>
        <w:top w:val="none" w:sz="0" w:space="0" w:color="auto"/>
        <w:left w:val="none" w:sz="0" w:space="0" w:color="auto"/>
        <w:bottom w:val="none" w:sz="0" w:space="0" w:color="auto"/>
        <w:right w:val="none" w:sz="0" w:space="0" w:color="auto"/>
      </w:divBdr>
    </w:div>
    <w:div w:id="964311800">
      <w:bodyDiv w:val="1"/>
      <w:marLeft w:val="0"/>
      <w:marRight w:val="0"/>
      <w:marTop w:val="0"/>
      <w:marBottom w:val="0"/>
      <w:divBdr>
        <w:top w:val="none" w:sz="0" w:space="0" w:color="auto"/>
        <w:left w:val="none" w:sz="0" w:space="0" w:color="auto"/>
        <w:bottom w:val="none" w:sz="0" w:space="0" w:color="auto"/>
        <w:right w:val="none" w:sz="0" w:space="0" w:color="auto"/>
      </w:divBdr>
    </w:div>
    <w:div w:id="971324440">
      <w:bodyDiv w:val="1"/>
      <w:marLeft w:val="0"/>
      <w:marRight w:val="0"/>
      <w:marTop w:val="0"/>
      <w:marBottom w:val="0"/>
      <w:divBdr>
        <w:top w:val="none" w:sz="0" w:space="0" w:color="auto"/>
        <w:left w:val="none" w:sz="0" w:space="0" w:color="auto"/>
        <w:bottom w:val="none" w:sz="0" w:space="0" w:color="auto"/>
        <w:right w:val="none" w:sz="0" w:space="0" w:color="auto"/>
      </w:divBdr>
    </w:div>
    <w:div w:id="1009142234">
      <w:bodyDiv w:val="1"/>
      <w:marLeft w:val="0"/>
      <w:marRight w:val="0"/>
      <w:marTop w:val="0"/>
      <w:marBottom w:val="0"/>
      <w:divBdr>
        <w:top w:val="none" w:sz="0" w:space="0" w:color="auto"/>
        <w:left w:val="none" w:sz="0" w:space="0" w:color="auto"/>
        <w:bottom w:val="none" w:sz="0" w:space="0" w:color="auto"/>
        <w:right w:val="none" w:sz="0" w:space="0" w:color="auto"/>
      </w:divBdr>
    </w:div>
    <w:div w:id="1051883021">
      <w:bodyDiv w:val="1"/>
      <w:marLeft w:val="0"/>
      <w:marRight w:val="0"/>
      <w:marTop w:val="0"/>
      <w:marBottom w:val="0"/>
      <w:divBdr>
        <w:top w:val="none" w:sz="0" w:space="0" w:color="auto"/>
        <w:left w:val="none" w:sz="0" w:space="0" w:color="auto"/>
        <w:bottom w:val="none" w:sz="0" w:space="0" w:color="auto"/>
        <w:right w:val="none" w:sz="0" w:space="0" w:color="auto"/>
      </w:divBdr>
    </w:div>
    <w:div w:id="1064720694">
      <w:bodyDiv w:val="1"/>
      <w:marLeft w:val="0"/>
      <w:marRight w:val="0"/>
      <w:marTop w:val="0"/>
      <w:marBottom w:val="0"/>
      <w:divBdr>
        <w:top w:val="none" w:sz="0" w:space="0" w:color="auto"/>
        <w:left w:val="none" w:sz="0" w:space="0" w:color="auto"/>
        <w:bottom w:val="none" w:sz="0" w:space="0" w:color="auto"/>
        <w:right w:val="none" w:sz="0" w:space="0" w:color="auto"/>
      </w:divBdr>
    </w:div>
    <w:div w:id="1134176983">
      <w:bodyDiv w:val="1"/>
      <w:marLeft w:val="0"/>
      <w:marRight w:val="0"/>
      <w:marTop w:val="0"/>
      <w:marBottom w:val="0"/>
      <w:divBdr>
        <w:top w:val="none" w:sz="0" w:space="0" w:color="auto"/>
        <w:left w:val="none" w:sz="0" w:space="0" w:color="auto"/>
        <w:bottom w:val="none" w:sz="0" w:space="0" w:color="auto"/>
        <w:right w:val="none" w:sz="0" w:space="0" w:color="auto"/>
      </w:divBdr>
    </w:div>
    <w:div w:id="1248033634">
      <w:bodyDiv w:val="1"/>
      <w:marLeft w:val="0"/>
      <w:marRight w:val="0"/>
      <w:marTop w:val="0"/>
      <w:marBottom w:val="0"/>
      <w:divBdr>
        <w:top w:val="none" w:sz="0" w:space="0" w:color="auto"/>
        <w:left w:val="none" w:sz="0" w:space="0" w:color="auto"/>
        <w:bottom w:val="none" w:sz="0" w:space="0" w:color="auto"/>
        <w:right w:val="none" w:sz="0" w:space="0" w:color="auto"/>
      </w:divBdr>
    </w:div>
    <w:div w:id="1253468908">
      <w:bodyDiv w:val="1"/>
      <w:marLeft w:val="0"/>
      <w:marRight w:val="0"/>
      <w:marTop w:val="0"/>
      <w:marBottom w:val="0"/>
      <w:divBdr>
        <w:top w:val="none" w:sz="0" w:space="0" w:color="auto"/>
        <w:left w:val="none" w:sz="0" w:space="0" w:color="auto"/>
        <w:bottom w:val="none" w:sz="0" w:space="0" w:color="auto"/>
        <w:right w:val="none" w:sz="0" w:space="0" w:color="auto"/>
      </w:divBdr>
    </w:div>
    <w:div w:id="1277517348">
      <w:bodyDiv w:val="1"/>
      <w:marLeft w:val="0"/>
      <w:marRight w:val="0"/>
      <w:marTop w:val="0"/>
      <w:marBottom w:val="0"/>
      <w:divBdr>
        <w:top w:val="none" w:sz="0" w:space="0" w:color="auto"/>
        <w:left w:val="none" w:sz="0" w:space="0" w:color="auto"/>
        <w:bottom w:val="none" w:sz="0" w:space="0" w:color="auto"/>
        <w:right w:val="none" w:sz="0" w:space="0" w:color="auto"/>
      </w:divBdr>
    </w:div>
    <w:div w:id="1281767993">
      <w:bodyDiv w:val="1"/>
      <w:marLeft w:val="0"/>
      <w:marRight w:val="0"/>
      <w:marTop w:val="0"/>
      <w:marBottom w:val="0"/>
      <w:divBdr>
        <w:top w:val="none" w:sz="0" w:space="0" w:color="auto"/>
        <w:left w:val="none" w:sz="0" w:space="0" w:color="auto"/>
        <w:bottom w:val="none" w:sz="0" w:space="0" w:color="auto"/>
        <w:right w:val="none" w:sz="0" w:space="0" w:color="auto"/>
      </w:divBdr>
    </w:div>
    <w:div w:id="1313171115">
      <w:bodyDiv w:val="1"/>
      <w:marLeft w:val="0"/>
      <w:marRight w:val="0"/>
      <w:marTop w:val="0"/>
      <w:marBottom w:val="0"/>
      <w:divBdr>
        <w:top w:val="none" w:sz="0" w:space="0" w:color="auto"/>
        <w:left w:val="none" w:sz="0" w:space="0" w:color="auto"/>
        <w:bottom w:val="none" w:sz="0" w:space="0" w:color="auto"/>
        <w:right w:val="none" w:sz="0" w:space="0" w:color="auto"/>
      </w:divBdr>
    </w:div>
    <w:div w:id="1353923555">
      <w:bodyDiv w:val="1"/>
      <w:marLeft w:val="0"/>
      <w:marRight w:val="0"/>
      <w:marTop w:val="0"/>
      <w:marBottom w:val="0"/>
      <w:divBdr>
        <w:top w:val="none" w:sz="0" w:space="0" w:color="auto"/>
        <w:left w:val="none" w:sz="0" w:space="0" w:color="auto"/>
        <w:bottom w:val="none" w:sz="0" w:space="0" w:color="auto"/>
        <w:right w:val="none" w:sz="0" w:space="0" w:color="auto"/>
      </w:divBdr>
    </w:div>
    <w:div w:id="1365254505">
      <w:bodyDiv w:val="1"/>
      <w:marLeft w:val="0"/>
      <w:marRight w:val="0"/>
      <w:marTop w:val="0"/>
      <w:marBottom w:val="0"/>
      <w:divBdr>
        <w:top w:val="none" w:sz="0" w:space="0" w:color="auto"/>
        <w:left w:val="none" w:sz="0" w:space="0" w:color="auto"/>
        <w:bottom w:val="none" w:sz="0" w:space="0" w:color="auto"/>
        <w:right w:val="none" w:sz="0" w:space="0" w:color="auto"/>
      </w:divBdr>
    </w:div>
    <w:div w:id="1373309840">
      <w:bodyDiv w:val="1"/>
      <w:marLeft w:val="0"/>
      <w:marRight w:val="0"/>
      <w:marTop w:val="0"/>
      <w:marBottom w:val="0"/>
      <w:divBdr>
        <w:top w:val="none" w:sz="0" w:space="0" w:color="auto"/>
        <w:left w:val="none" w:sz="0" w:space="0" w:color="auto"/>
        <w:bottom w:val="none" w:sz="0" w:space="0" w:color="auto"/>
        <w:right w:val="none" w:sz="0" w:space="0" w:color="auto"/>
      </w:divBdr>
    </w:div>
    <w:div w:id="1400445651">
      <w:bodyDiv w:val="1"/>
      <w:marLeft w:val="0"/>
      <w:marRight w:val="0"/>
      <w:marTop w:val="0"/>
      <w:marBottom w:val="0"/>
      <w:divBdr>
        <w:top w:val="none" w:sz="0" w:space="0" w:color="auto"/>
        <w:left w:val="none" w:sz="0" w:space="0" w:color="auto"/>
        <w:bottom w:val="none" w:sz="0" w:space="0" w:color="auto"/>
        <w:right w:val="none" w:sz="0" w:space="0" w:color="auto"/>
      </w:divBdr>
    </w:div>
    <w:div w:id="1542091939">
      <w:bodyDiv w:val="1"/>
      <w:marLeft w:val="0"/>
      <w:marRight w:val="0"/>
      <w:marTop w:val="0"/>
      <w:marBottom w:val="0"/>
      <w:divBdr>
        <w:top w:val="none" w:sz="0" w:space="0" w:color="auto"/>
        <w:left w:val="none" w:sz="0" w:space="0" w:color="auto"/>
        <w:bottom w:val="none" w:sz="0" w:space="0" w:color="auto"/>
        <w:right w:val="none" w:sz="0" w:space="0" w:color="auto"/>
      </w:divBdr>
    </w:div>
    <w:div w:id="1554465787">
      <w:bodyDiv w:val="1"/>
      <w:marLeft w:val="0"/>
      <w:marRight w:val="0"/>
      <w:marTop w:val="0"/>
      <w:marBottom w:val="0"/>
      <w:divBdr>
        <w:top w:val="none" w:sz="0" w:space="0" w:color="auto"/>
        <w:left w:val="none" w:sz="0" w:space="0" w:color="auto"/>
        <w:bottom w:val="none" w:sz="0" w:space="0" w:color="auto"/>
        <w:right w:val="none" w:sz="0" w:space="0" w:color="auto"/>
      </w:divBdr>
    </w:div>
    <w:div w:id="1583948460">
      <w:bodyDiv w:val="1"/>
      <w:marLeft w:val="0"/>
      <w:marRight w:val="0"/>
      <w:marTop w:val="0"/>
      <w:marBottom w:val="0"/>
      <w:divBdr>
        <w:top w:val="none" w:sz="0" w:space="0" w:color="auto"/>
        <w:left w:val="none" w:sz="0" w:space="0" w:color="auto"/>
        <w:bottom w:val="none" w:sz="0" w:space="0" w:color="auto"/>
        <w:right w:val="none" w:sz="0" w:space="0" w:color="auto"/>
      </w:divBdr>
    </w:div>
    <w:div w:id="1601259950">
      <w:bodyDiv w:val="1"/>
      <w:marLeft w:val="0"/>
      <w:marRight w:val="0"/>
      <w:marTop w:val="0"/>
      <w:marBottom w:val="0"/>
      <w:divBdr>
        <w:top w:val="none" w:sz="0" w:space="0" w:color="auto"/>
        <w:left w:val="none" w:sz="0" w:space="0" w:color="auto"/>
        <w:bottom w:val="none" w:sz="0" w:space="0" w:color="auto"/>
        <w:right w:val="none" w:sz="0" w:space="0" w:color="auto"/>
      </w:divBdr>
    </w:div>
    <w:div w:id="1656909367">
      <w:bodyDiv w:val="1"/>
      <w:marLeft w:val="0"/>
      <w:marRight w:val="0"/>
      <w:marTop w:val="0"/>
      <w:marBottom w:val="0"/>
      <w:divBdr>
        <w:top w:val="none" w:sz="0" w:space="0" w:color="auto"/>
        <w:left w:val="none" w:sz="0" w:space="0" w:color="auto"/>
        <w:bottom w:val="none" w:sz="0" w:space="0" w:color="auto"/>
        <w:right w:val="none" w:sz="0" w:space="0" w:color="auto"/>
      </w:divBdr>
    </w:div>
    <w:div w:id="1661612549">
      <w:bodyDiv w:val="1"/>
      <w:marLeft w:val="0"/>
      <w:marRight w:val="0"/>
      <w:marTop w:val="0"/>
      <w:marBottom w:val="0"/>
      <w:divBdr>
        <w:top w:val="none" w:sz="0" w:space="0" w:color="auto"/>
        <w:left w:val="none" w:sz="0" w:space="0" w:color="auto"/>
        <w:bottom w:val="none" w:sz="0" w:space="0" w:color="auto"/>
        <w:right w:val="none" w:sz="0" w:space="0" w:color="auto"/>
      </w:divBdr>
    </w:div>
    <w:div w:id="1731726276">
      <w:bodyDiv w:val="1"/>
      <w:marLeft w:val="0"/>
      <w:marRight w:val="0"/>
      <w:marTop w:val="0"/>
      <w:marBottom w:val="0"/>
      <w:divBdr>
        <w:top w:val="none" w:sz="0" w:space="0" w:color="auto"/>
        <w:left w:val="none" w:sz="0" w:space="0" w:color="auto"/>
        <w:bottom w:val="none" w:sz="0" w:space="0" w:color="auto"/>
        <w:right w:val="none" w:sz="0" w:space="0" w:color="auto"/>
      </w:divBdr>
    </w:div>
    <w:div w:id="1735086615">
      <w:bodyDiv w:val="1"/>
      <w:marLeft w:val="0"/>
      <w:marRight w:val="0"/>
      <w:marTop w:val="0"/>
      <w:marBottom w:val="0"/>
      <w:divBdr>
        <w:top w:val="none" w:sz="0" w:space="0" w:color="auto"/>
        <w:left w:val="none" w:sz="0" w:space="0" w:color="auto"/>
        <w:bottom w:val="none" w:sz="0" w:space="0" w:color="auto"/>
        <w:right w:val="none" w:sz="0" w:space="0" w:color="auto"/>
      </w:divBdr>
    </w:div>
    <w:div w:id="1756973923">
      <w:bodyDiv w:val="1"/>
      <w:marLeft w:val="0"/>
      <w:marRight w:val="0"/>
      <w:marTop w:val="0"/>
      <w:marBottom w:val="0"/>
      <w:divBdr>
        <w:top w:val="none" w:sz="0" w:space="0" w:color="auto"/>
        <w:left w:val="none" w:sz="0" w:space="0" w:color="auto"/>
        <w:bottom w:val="none" w:sz="0" w:space="0" w:color="auto"/>
        <w:right w:val="none" w:sz="0" w:space="0" w:color="auto"/>
      </w:divBdr>
    </w:div>
    <w:div w:id="1799181684">
      <w:bodyDiv w:val="1"/>
      <w:marLeft w:val="0"/>
      <w:marRight w:val="0"/>
      <w:marTop w:val="0"/>
      <w:marBottom w:val="0"/>
      <w:divBdr>
        <w:top w:val="none" w:sz="0" w:space="0" w:color="auto"/>
        <w:left w:val="none" w:sz="0" w:space="0" w:color="auto"/>
        <w:bottom w:val="none" w:sz="0" w:space="0" w:color="auto"/>
        <w:right w:val="none" w:sz="0" w:space="0" w:color="auto"/>
      </w:divBdr>
      <w:divsChild>
        <w:div w:id="674377240">
          <w:marLeft w:val="0"/>
          <w:marRight w:val="0"/>
          <w:marTop w:val="0"/>
          <w:marBottom w:val="0"/>
          <w:divBdr>
            <w:top w:val="none" w:sz="0" w:space="0" w:color="auto"/>
            <w:left w:val="none" w:sz="0" w:space="0" w:color="auto"/>
            <w:bottom w:val="none" w:sz="0" w:space="0" w:color="auto"/>
            <w:right w:val="none" w:sz="0" w:space="0" w:color="auto"/>
          </w:divBdr>
          <w:divsChild>
            <w:div w:id="7271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58303">
      <w:bodyDiv w:val="1"/>
      <w:marLeft w:val="0"/>
      <w:marRight w:val="0"/>
      <w:marTop w:val="0"/>
      <w:marBottom w:val="0"/>
      <w:divBdr>
        <w:top w:val="none" w:sz="0" w:space="0" w:color="auto"/>
        <w:left w:val="none" w:sz="0" w:space="0" w:color="auto"/>
        <w:bottom w:val="none" w:sz="0" w:space="0" w:color="auto"/>
        <w:right w:val="none" w:sz="0" w:space="0" w:color="auto"/>
      </w:divBdr>
    </w:div>
    <w:div w:id="1871989442">
      <w:bodyDiv w:val="1"/>
      <w:marLeft w:val="0"/>
      <w:marRight w:val="0"/>
      <w:marTop w:val="0"/>
      <w:marBottom w:val="0"/>
      <w:divBdr>
        <w:top w:val="none" w:sz="0" w:space="0" w:color="auto"/>
        <w:left w:val="none" w:sz="0" w:space="0" w:color="auto"/>
        <w:bottom w:val="none" w:sz="0" w:space="0" w:color="auto"/>
        <w:right w:val="none" w:sz="0" w:space="0" w:color="auto"/>
      </w:divBdr>
    </w:div>
    <w:div w:id="1908806469">
      <w:bodyDiv w:val="1"/>
      <w:marLeft w:val="0"/>
      <w:marRight w:val="0"/>
      <w:marTop w:val="0"/>
      <w:marBottom w:val="0"/>
      <w:divBdr>
        <w:top w:val="none" w:sz="0" w:space="0" w:color="auto"/>
        <w:left w:val="none" w:sz="0" w:space="0" w:color="auto"/>
        <w:bottom w:val="none" w:sz="0" w:space="0" w:color="auto"/>
        <w:right w:val="none" w:sz="0" w:space="0" w:color="auto"/>
      </w:divBdr>
    </w:div>
    <w:div w:id="1914899364">
      <w:bodyDiv w:val="1"/>
      <w:marLeft w:val="0"/>
      <w:marRight w:val="0"/>
      <w:marTop w:val="0"/>
      <w:marBottom w:val="0"/>
      <w:divBdr>
        <w:top w:val="none" w:sz="0" w:space="0" w:color="auto"/>
        <w:left w:val="none" w:sz="0" w:space="0" w:color="auto"/>
        <w:bottom w:val="none" w:sz="0" w:space="0" w:color="auto"/>
        <w:right w:val="none" w:sz="0" w:space="0" w:color="auto"/>
      </w:divBdr>
    </w:div>
    <w:div w:id="1937400556">
      <w:bodyDiv w:val="1"/>
      <w:marLeft w:val="0"/>
      <w:marRight w:val="0"/>
      <w:marTop w:val="0"/>
      <w:marBottom w:val="0"/>
      <w:divBdr>
        <w:top w:val="none" w:sz="0" w:space="0" w:color="auto"/>
        <w:left w:val="none" w:sz="0" w:space="0" w:color="auto"/>
        <w:bottom w:val="none" w:sz="0" w:space="0" w:color="auto"/>
        <w:right w:val="none" w:sz="0" w:space="0" w:color="auto"/>
      </w:divBdr>
    </w:div>
    <w:div w:id="1954238930">
      <w:bodyDiv w:val="1"/>
      <w:marLeft w:val="0"/>
      <w:marRight w:val="0"/>
      <w:marTop w:val="0"/>
      <w:marBottom w:val="0"/>
      <w:divBdr>
        <w:top w:val="none" w:sz="0" w:space="0" w:color="auto"/>
        <w:left w:val="none" w:sz="0" w:space="0" w:color="auto"/>
        <w:bottom w:val="none" w:sz="0" w:space="0" w:color="auto"/>
        <w:right w:val="none" w:sz="0" w:space="0" w:color="auto"/>
      </w:divBdr>
    </w:div>
    <w:div w:id="2071265396">
      <w:bodyDiv w:val="1"/>
      <w:marLeft w:val="0"/>
      <w:marRight w:val="0"/>
      <w:marTop w:val="0"/>
      <w:marBottom w:val="0"/>
      <w:divBdr>
        <w:top w:val="none" w:sz="0" w:space="0" w:color="auto"/>
        <w:left w:val="none" w:sz="0" w:space="0" w:color="auto"/>
        <w:bottom w:val="none" w:sz="0" w:space="0" w:color="auto"/>
        <w:right w:val="none" w:sz="0" w:space="0" w:color="auto"/>
      </w:divBdr>
    </w:div>
    <w:div w:id="2104449752">
      <w:bodyDiv w:val="1"/>
      <w:marLeft w:val="0"/>
      <w:marRight w:val="0"/>
      <w:marTop w:val="0"/>
      <w:marBottom w:val="0"/>
      <w:divBdr>
        <w:top w:val="none" w:sz="0" w:space="0" w:color="auto"/>
        <w:left w:val="none" w:sz="0" w:space="0" w:color="auto"/>
        <w:bottom w:val="none" w:sz="0" w:space="0" w:color="auto"/>
        <w:right w:val="none" w:sz="0" w:space="0" w:color="auto"/>
      </w:divBdr>
    </w:div>
    <w:div w:id="2114663111">
      <w:bodyDiv w:val="1"/>
      <w:marLeft w:val="0"/>
      <w:marRight w:val="0"/>
      <w:marTop w:val="0"/>
      <w:marBottom w:val="0"/>
      <w:divBdr>
        <w:top w:val="none" w:sz="0" w:space="0" w:color="auto"/>
        <w:left w:val="none" w:sz="0" w:space="0" w:color="auto"/>
        <w:bottom w:val="none" w:sz="0" w:space="0" w:color="auto"/>
        <w:right w:val="none" w:sz="0" w:space="0" w:color="auto"/>
      </w:divBdr>
    </w:div>
    <w:div w:id="2132891473">
      <w:bodyDiv w:val="1"/>
      <w:marLeft w:val="0"/>
      <w:marRight w:val="0"/>
      <w:marTop w:val="0"/>
      <w:marBottom w:val="0"/>
      <w:divBdr>
        <w:top w:val="none" w:sz="0" w:space="0" w:color="auto"/>
        <w:left w:val="none" w:sz="0" w:space="0" w:color="auto"/>
        <w:bottom w:val="none" w:sz="0" w:space="0" w:color="auto"/>
        <w:right w:val="none" w:sz="0" w:space="0" w:color="auto"/>
      </w:divBdr>
    </w:div>
    <w:div w:id="21375996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86E41DF5-45AE-410B-B348-1A9A1E4AE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37</Pages>
  <Words>3065</Words>
  <Characters>17475</Characters>
  <Application>Microsoft Office Word</Application>
  <DocSecurity>0</DocSecurity>
  <Lines>145</Lines>
  <Paragraphs>40</Paragraphs>
  <ScaleCrop>false</ScaleCrop>
  <Company/>
  <LinksUpToDate>false</LinksUpToDate>
  <CharactersWithSpaces>20500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汉帮 梁</dc:creator>
  <cp:keywords/>
  <dc:description/>
  <cp:lastModifiedBy>sszhu</cp:lastModifiedBy>
  <cp:revision>323</cp:revision>
  <dcterms:created xsi:type="dcterms:W3CDTF">2019-03-20T14:55:00Z</dcterms:created>
  <dcterms:modified xsi:type="dcterms:W3CDTF">2019-04-25T23:19:00Z</dcterms:modified>
</cp:coreProperties>
</file>