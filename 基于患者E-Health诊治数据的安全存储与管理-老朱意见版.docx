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8F52B9" w:rsidRPr="002A2F48" w:rsidRDefault="00CC12E5" w:rsidP="008F52B9">
      <w:pPr>
        <w:ind w:firstLineChars="200" w:firstLine="480"/>
        <w:rPr>
          <w:rFonts w:ascii="黑体" w:eastAsia="黑体" w:hAnsi="黑体"/>
          <w:color w:val="FF0000"/>
          <w:sz w:val="24"/>
          <w:lang w:val="en"/>
        </w:rPr>
        <w:pPrChange w:id="2" w:author="sszhu" w:date="2019-04-26T08:31:00Z">
          <w:pPr/>
        </w:pPrChange>
      </w:pPr>
      <w:r w:rsidRPr="00AE58F4">
        <w:rPr>
          <w:rFonts w:ascii="宋体" w:eastAsia="宋体" w:hAnsi="宋体"/>
          <w:sz w:val="24"/>
        </w:rPr>
        <w:t>着眼于传统医疗信息系统中存在的医疗信息的安全存储和授权共享的问题，结合以太坊平台，</w:t>
      </w:r>
      <w:ins w:id="3" w:author="sszhu" w:date="2019-04-26T08:31:00Z">
        <w:r w:rsidR="008F52B9">
          <w:rPr>
            <w:rFonts w:ascii="宋体" w:eastAsia="宋体" w:hAnsi="宋体"/>
            <w:sz w:val="24"/>
          </w:rPr>
          <w:t>…</w:t>
        </w:r>
      </w:ins>
      <w:r w:rsidRPr="00AE58F4">
        <w:rPr>
          <w:rFonts w:ascii="宋体" w:eastAsia="宋体" w:hAnsi="宋体"/>
          <w:sz w:val="24"/>
        </w:rPr>
        <w:t>设计了一个基于电子病历安全存储与授权共享系统。该设计通过以太坊平台来存储患者的电子病历信息和访问权限。患者可以安全有效地管理自己的诊治数据，还可以授权给医疗机构等第三方进行读取。</w:t>
      </w:r>
      <w:ins w:id="4" w:author="sszhu" w:date="2019-04-26T08:32:00Z">
        <w:r w:rsidR="008F52B9">
          <w:rPr>
            <w:rFonts w:ascii="宋体" w:eastAsia="宋体" w:hAnsi="宋体"/>
            <w:sz w:val="24"/>
          </w:rPr>
          <w:t>……………………………………</w:t>
        </w:r>
        <w:proofErr w:type="gramStart"/>
        <w:r w:rsidR="008F52B9">
          <w:rPr>
            <w:rFonts w:ascii="宋体" w:eastAsia="宋体" w:hAnsi="宋体"/>
            <w:sz w:val="24"/>
          </w:rPr>
          <w:t>….</w:t>
        </w:r>
      </w:ins>
      <w:r w:rsidRPr="00AE58F4">
        <w:rPr>
          <w:rFonts w:ascii="宋体" w:eastAsia="宋体" w:hAnsi="宋体"/>
          <w:sz w:val="24"/>
        </w:rPr>
        <w:t>该设计有效</w:t>
      </w:r>
      <w:ins w:id="5" w:author="sszhu" w:date="2019-04-26T08:32:00Z">
        <w:r w:rsidR="008F52B9">
          <w:rPr>
            <w:rFonts w:ascii="宋体" w:eastAsia="宋体" w:hAnsi="宋体" w:hint="eastAsia"/>
            <w:sz w:val="24"/>
          </w:rPr>
          <w:t>地</w:t>
        </w:r>
      </w:ins>
      <w:proofErr w:type="gramEnd"/>
      <w:del w:id="6" w:author="sszhu" w:date="2019-04-26T08:32:00Z">
        <w:r w:rsidRPr="00AE58F4" w:rsidDel="008F52B9">
          <w:rPr>
            <w:rFonts w:ascii="宋体" w:eastAsia="宋体" w:hAnsi="宋体"/>
            <w:sz w:val="24"/>
          </w:rPr>
          <w:delText>的</w:delText>
        </w:r>
      </w:del>
      <w:r w:rsidRPr="00AE58F4">
        <w:rPr>
          <w:rFonts w:ascii="宋体" w:eastAsia="宋体" w:hAnsi="宋体"/>
          <w:sz w:val="24"/>
        </w:rPr>
        <w:t>实现了患者对于自身医疗数据的访问控制权限和对数据的安全存储。</w:t>
      </w:r>
      <w:r w:rsidR="008F52B9">
        <w:rPr>
          <w:rFonts w:ascii="黑体" w:eastAsia="黑体" w:hAnsi="黑体" w:hint="eastAsia"/>
          <w:color w:val="FF0000"/>
          <w:sz w:val="24"/>
          <w:highlight w:val="yellow"/>
          <w:lang w:val="en"/>
        </w:rPr>
        <w:t>（太简单要重写，没有写出自己做的东西，提出的东西，使用的技术等等）</w:t>
      </w:r>
    </w:p>
    <w:p w:rsidR="00CC12E5" w:rsidRPr="008F52B9" w:rsidRDefault="00CC12E5" w:rsidP="00AE58F4">
      <w:pPr>
        <w:ind w:firstLineChars="200" w:firstLine="480"/>
        <w:rPr>
          <w:rFonts w:ascii="宋体" w:eastAsia="宋体" w:hAnsi="宋体"/>
          <w:sz w:val="24"/>
          <w:lang w:val="en"/>
        </w:rPr>
      </w:pP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7" w:name="OLE_LINK11"/>
      <w:bookmarkStart w:id="8"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r w:rsidRPr="00FB632A">
        <w:rPr>
          <w:rFonts w:ascii="宋体" w:eastAsia="宋体" w:hAnsi="宋体"/>
          <w:sz w:val="24"/>
        </w:rPr>
        <w:t>访问控制权限</w:t>
      </w:r>
      <w:bookmarkEnd w:id="7"/>
      <w:bookmarkEnd w:id="8"/>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CC12E5" w:rsidRPr="008F52B9" w:rsidRDefault="00CC12E5" w:rsidP="00900CCE">
      <w:pPr>
        <w:spacing w:line="300" w:lineRule="auto"/>
        <w:ind w:firstLine="420"/>
        <w:rPr>
          <w:rFonts w:ascii="Times New Roman" w:hAnsi="Times New Roman" w:cs="Times New Roman"/>
          <w:color w:val="FF0000"/>
          <w:sz w:val="24"/>
          <w:rPrChange w:id="9" w:author="sszhu" w:date="2019-04-26T08:32:00Z">
            <w:rPr>
              <w:rFonts w:ascii="Times New Roman" w:hAnsi="Times New Roman" w:cs="Times New Roman"/>
              <w:sz w:val="24"/>
            </w:rPr>
          </w:rPrChange>
        </w:rPr>
      </w:pPr>
      <w:r w:rsidRPr="008F52B9">
        <w:rPr>
          <w:rFonts w:ascii="Times New Roman" w:hAnsi="Times New Roman" w:cs="Times New Roman"/>
          <w:color w:val="FF0000"/>
          <w:sz w:val="24"/>
          <w:rPrChange w:id="10" w:author="sszhu" w:date="2019-04-26T08:32:00Z">
            <w:rPr>
              <w:rFonts w:ascii="Times New Roman" w:hAnsi="Times New Roman" w:cs="Times New Roman"/>
              <w:sz w:val="24"/>
            </w:rPr>
          </w:rPrChange>
        </w:rPr>
        <w:t xml:space="preserve">Focusing on the problem of secure storage and authorization sharing of medical information in traditional medical information systems, combined with the Ethereum platform, a secure storage and authorization sharing system based on electronic medical records was designed. The design stores the patient's electronic medical record information and access rights through the Ethereum platform. Patients can manage their diagnosis and treatment data safely and </w:t>
      </w:r>
      <w:proofErr w:type="gramStart"/>
      <w:r w:rsidRPr="008F52B9">
        <w:rPr>
          <w:rFonts w:ascii="Times New Roman" w:hAnsi="Times New Roman" w:cs="Times New Roman"/>
          <w:color w:val="FF0000"/>
          <w:sz w:val="24"/>
          <w:rPrChange w:id="11" w:author="sszhu" w:date="2019-04-26T08:32:00Z">
            <w:rPr>
              <w:rFonts w:ascii="Times New Roman" w:hAnsi="Times New Roman" w:cs="Times New Roman"/>
              <w:sz w:val="24"/>
            </w:rPr>
          </w:rPrChange>
        </w:rPr>
        <w:t>effectively, and</w:t>
      </w:r>
      <w:proofErr w:type="gramEnd"/>
      <w:r w:rsidRPr="008F52B9">
        <w:rPr>
          <w:rFonts w:ascii="Times New Roman" w:hAnsi="Times New Roman" w:cs="Times New Roman"/>
          <w:color w:val="FF0000"/>
          <w:sz w:val="24"/>
          <w:rPrChange w:id="12" w:author="sszhu" w:date="2019-04-26T08:32:00Z">
            <w:rPr>
              <w:rFonts w:ascii="Times New Roman" w:hAnsi="Times New Roman" w:cs="Times New Roman"/>
              <w:sz w:val="24"/>
            </w:rPr>
          </w:rPrChange>
        </w:rPr>
        <w:t xml:space="preserve"> can also be authorized to read by third parties such as medical institutions. The design effectively realizes the patient's access control authority for his own medical data and secure storage of data.</w:t>
      </w:r>
    </w:p>
    <w:p w:rsidR="00E545D1" w:rsidRPr="008F52B9" w:rsidRDefault="00E545D1" w:rsidP="00F361ED">
      <w:pPr>
        <w:spacing w:line="300" w:lineRule="auto"/>
        <w:rPr>
          <w:rFonts w:ascii="Times New Roman" w:hAnsi="Times New Roman" w:cs="Times New Roman"/>
          <w:color w:val="FF0000"/>
          <w:sz w:val="24"/>
          <w:rPrChange w:id="13" w:author="sszhu" w:date="2019-04-26T08:32:00Z">
            <w:rPr>
              <w:rFonts w:ascii="Times New Roman" w:hAnsi="Times New Roman" w:cs="Times New Roman"/>
              <w:sz w:val="24"/>
            </w:rPr>
          </w:rPrChange>
        </w:rPr>
      </w:pPr>
    </w:p>
    <w:p w:rsidR="003573A4" w:rsidRPr="008F52B9" w:rsidRDefault="003573A4" w:rsidP="003573A4">
      <w:pPr>
        <w:spacing w:line="300" w:lineRule="auto"/>
        <w:rPr>
          <w:rFonts w:ascii="Times New Roman" w:hAnsi="Times New Roman" w:cs="Times New Roman"/>
          <w:color w:val="FF0000"/>
          <w:sz w:val="24"/>
          <w:rPrChange w:id="14" w:author="sszhu" w:date="2019-04-26T08:32:00Z">
            <w:rPr>
              <w:rFonts w:ascii="Times New Roman" w:hAnsi="Times New Roman" w:cs="Times New Roman"/>
              <w:sz w:val="24"/>
            </w:rPr>
          </w:rPrChange>
        </w:rPr>
      </w:pPr>
      <w:r w:rsidRPr="008F52B9">
        <w:rPr>
          <w:rFonts w:ascii="Times New Roman" w:hAnsi="Times New Roman" w:cs="Times New Roman"/>
          <w:b/>
          <w:bCs/>
          <w:color w:val="FF0000"/>
          <w:sz w:val="24"/>
          <w:rPrChange w:id="15" w:author="sszhu" w:date="2019-04-26T08:32:00Z">
            <w:rPr>
              <w:rFonts w:ascii="Times New Roman" w:hAnsi="Times New Roman" w:cs="Times New Roman"/>
              <w:b/>
              <w:bCs/>
              <w:sz w:val="24"/>
            </w:rPr>
          </w:rPrChange>
        </w:rPr>
        <w:t>Keywords</w:t>
      </w:r>
      <w:r w:rsidRPr="008F52B9">
        <w:rPr>
          <w:color w:val="FF0000"/>
          <w:rPrChange w:id="16" w:author="sszhu" w:date="2019-04-26T08:32:00Z">
            <w:rPr/>
          </w:rPrChange>
        </w:rPr>
        <w:t>：</w:t>
      </w:r>
      <w:r w:rsidR="00E545D1" w:rsidRPr="008F52B9">
        <w:rPr>
          <w:rFonts w:ascii="Times New Roman" w:hAnsi="Times New Roman" w:cs="Times New Roman"/>
          <w:color w:val="FF0000"/>
          <w:sz w:val="24"/>
          <w:rPrChange w:id="17" w:author="sszhu" w:date="2019-04-26T08:32:00Z">
            <w:rPr>
              <w:rFonts w:ascii="Times New Roman" w:hAnsi="Times New Roman" w:cs="Times New Roman"/>
              <w:sz w:val="24"/>
            </w:rPr>
          </w:rPrChange>
        </w:rPr>
        <w:t>Secure storage; authorized sharing; Ethereum; electronic medical record; access control authority</w:t>
      </w:r>
    </w:p>
    <w:p w:rsidR="005F4F11" w:rsidRDefault="005F4F11" w:rsidP="00CC12E5"/>
    <w:p w:rsidR="008F52B9" w:rsidRPr="002A2F48" w:rsidRDefault="008F52B9" w:rsidP="008F52B9">
      <w:pPr>
        <w:rPr>
          <w:ins w:id="18" w:author="sszhu" w:date="2019-04-26T08:33:00Z"/>
          <w:rFonts w:ascii="宋体" w:eastAsia="宋体" w:hAnsi="宋体" w:cs="Times New Roman"/>
          <w:color w:val="FF0000"/>
          <w:sz w:val="24"/>
          <w:szCs w:val="28"/>
          <w:lang w:val="en"/>
        </w:rPr>
      </w:pPr>
      <w:ins w:id="19" w:author="sszhu" w:date="2019-04-26T08:33:00Z">
        <w:r>
          <w:rPr>
            <w:rFonts w:ascii="Times New Roman" w:hAnsi="Times New Roman" w:cs="Times New Roman" w:hint="eastAsia"/>
            <w:color w:val="FF0000"/>
            <w:sz w:val="24"/>
            <w:highlight w:val="yellow"/>
          </w:rPr>
          <w:t>（摘要定稿后再翻译）</w:t>
        </w:r>
      </w:ins>
    </w:p>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8F52B9" w:rsidRDefault="008F52B9" w:rsidP="008F52B9">
      <w:pPr>
        <w:rPr>
          <w:ins w:id="20" w:author="sszhu" w:date="2019-04-26T08:33:00Z"/>
          <w:rFonts w:ascii="Times New Roman" w:eastAsia="宋体" w:hAnsi="Times New Roman" w:cs="Times New Roman"/>
          <w:b/>
          <w:sz w:val="28"/>
          <w:szCs w:val="28"/>
        </w:rPr>
      </w:pPr>
      <w:ins w:id="21" w:author="sszhu" w:date="2019-04-26T08:33:00Z">
        <w:r w:rsidRPr="00914B4D">
          <w:rPr>
            <w:color w:val="FF0000"/>
            <w:highlight w:val="yellow"/>
            <w:lang w:val="zh-CN"/>
          </w:rPr>
          <w:t>(目录须与</w:t>
        </w:r>
        <w:r w:rsidRPr="00914B4D">
          <w:rPr>
            <w:rFonts w:hint="eastAsia"/>
            <w:color w:val="FF0000"/>
            <w:highlight w:val="yellow"/>
            <w:lang w:val="zh-CN"/>
          </w:rPr>
          <w:t>正文一致</w:t>
        </w:r>
        <w:r>
          <w:rPr>
            <w:rFonts w:hint="eastAsia"/>
            <w:color w:val="FF0000"/>
            <w:highlight w:val="yellow"/>
            <w:lang w:val="zh-CN"/>
          </w:rPr>
          <w:t>，字体不要倾斜</w:t>
        </w:r>
      </w:ins>
      <w:ins w:id="22" w:author="sszhu" w:date="2019-04-26T08:34:00Z">
        <w:r>
          <w:rPr>
            <w:rFonts w:hint="eastAsia"/>
            <w:color w:val="FF0000"/>
            <w:highlight w:val="yellow"/>
            <w:lang w:val="zh-CN"/>
          </w:rPr>
          <w:t>，重新按要求格式排版</w:t>
        </w:r>
      </w:ins>
      <w:ins w:id="23" w:author="sszhu" w:date="2019-04-26T08:33:00Z">
        <w:r w:rsidRPr="00914B4D">
          <w:rPr>
            <w:color w:val="FF0000"/>
            <w:highlight w:val="yellow"/>
            <w:lang w:val="zh-CN"/>
          </w:rPr>
          <w:t>)</w:t>
        </w:r>
      </w:ins>
    </w:p>
    <w:p w:rsidR="00E32FDB" w:rsidRDefault="00E32FDB" w:rsidP="00CC12E5"/>
    <w:p w:rsidR="00F361ED" w:rsidRDefault="00F361ED" w:rsidP="00CC12E5"/>
    <w:sdt>
      <w:sdtPr>
        <w:rPr>
          <w:rFonts w:asciiTheme="minorHAnsi" w:eastAsiaTheme="minorEastAsia" w:hAnsiTheme="minorHAnsi" w:cstheme="minorBidi"/>
          <w:b w:val="0"/>
          <w:bCs w:val="0"/>
          <w:color w:val="auto"/>
          <w:kern w:val="2"/>
          <w:sz w:val="21"/>
          <w:szCs w:val="24"/>
          <w:lang w:val="zh-CN"/>
        </w:rPr>
        <w:id w:val="2134447244"/>
        <w:docPartObj>
          <w:docPartGallery w:val="Table of Contents"/>
          <w:docPartUnique/>
        </w:docPartObj>
      </w:sdtPr>
      <w:sdtEndPr>
        <w:rPr>
          <w:noProof/>
          <w:lang w:val="en-US"/>
        </w:rPr>
      </w:sdtEndPr>
      <w:sdtContent>
        <w:p w:rsidR="00E32FDB" w:rsidRPr="00E32FDB" w:rsidRDefault="00E32FDB" w:rsidP="00E32FDB">
          <w:pPr>
            <w:pStyle w:val="TOC"/>
            <w:jc w:val="center"/>
            <w:rPr>
              <w:rFonts w:ascii="黑体" w:eastAsia="黑体" w:hAnsi="黑体"/>
              <w:sz w:val="32"/>
              <w:szCs w:val="32"/>
            </w:rPr>
          </w:pPr>
          <w:r w:rsidRPr="00E32FDB">
            <w:rPr>
              <w:rFonts w:ascii="黑体" w:eastAsia="黑体" w:hAnsi="黑体"/>
              <w:sz w:val="32"/>
              <w:szCs w:val="32"/>
              <w:lang w:val="zh-CN"/>
            </w:rPr>
            <w:t>目</w:t>
          </w:r>
          <w:r>
            <w:rPr>
              <w:rFonts w:ascii="黑体" w:eastAsia="黑体" w:hAnsi="黑体" w:hint="eastAsia"/>
              <w:sz w:val="32"/>
              <w:szCs w:val="32"/>
              <w:lang w:val="zh-CN"/>
            </w:rPr>
            <w:t xml:space="preserve"> </w:t>
          </w:r>
          <w:r w:rsidRPr="00E32FDB">
            <w:rPr>
              <w:rFonts w:ascii="黑体" w:eastAsia="黑体" w:hAnsi="黑体"/>
              <w:sz w:val="32"/>
              <w:szCs w:val="32"/>
              <w:lang w:val="zh-CN"/>
            </w:rPr>
            <w:t>录</w:t>
          </w:r>
        </w:p>
        <w:p w:rsidR="00AF3AAF" w:rsidRDefault="00E32FDB">
          <w:pPr>
            <w:pStyle w:val="TOC1"/>
            <w:tabs>
              <w:tab w:val="right" w:leader="dot" w:pos="8290"/>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7076859" w:history="1">
            <w:r w:rsidR="00AF3AAF" w:rsidRPr="00C757B5">
              <w:rPr>
                <w:rStyle w:val="a8"/>
                <w:rFonts w:ascii="黑体" w:eastAsia="黑体" w:hAnsi="黑体"/>
                <w:noProof/>
              </w:rPr>
              <w:t>1.绪 论</w:t>
            </w:r>
            <w:r w:rsidR="00AF3AAF">
              <w:rPr>
                <w:noProof/>
                <w:webHidden/>
              </w:rPr>
              <w:tab/>
            </w:r>
            <w:r w:rsidR="00AF3AAF">
              <w:rPr>
                <w:noProof/>
                <w:webHidden/>
              </w:rPr>
              <w:fldChar w:fldCharType="begin"/>
            </w:r>
            <w:r w:rsidR="00AF3AAF">
              <w:rPr>
                <w:noProof/>
                <w:webHidden/>
              </w:rPr>
              <w:instrText xml:space="preserve"> PAGEREF _Toc7076859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60" w:history="1">
            <w:r w:rsidR="00AF3AAF" w:rsidRPr="00C757B5">
              <w:rPr>
                <w:rStyle w:val="a8"/>
                <w:rFonts w:ascii="黑体" w:eastAsia="黑体" w:hAnsi="黑体"/>
                <w:noProof/>
              </w:rPr>
              <w:t>1.1研究背景、目的与意义</w:t>
            </w:r>
            <w:r w:rsidR="00AF3AAF">
              <w:rPr>
                <w:noProof/>
                <w:webHidden/>
              </w:rPr>
              <w:tab/>
            </w:r>
            <w:r w:rsidR="00AF3AAF">
              <w:rPr>
                <w:noProof/>
                <w:webHidden/>
              </w:rPr>
              <w:fldChar w:fldCharType="begin"/>
            </w:r>
            <w:r w:rsidR="00AF3AAF">
              <w:rPr>
                <w:noProof/>
                <w:webHidden/>
              </w:rPr>
              <w:instrText xml:space="preserve"> PAGEREF _Toc7076860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61" w:history="1">
            <w:r w:rsidR="00AF3AAF" w:rsidRPr="00C757B5">
              <w:rPr>
                <w:rStyle w:val="a8"/>
                <w:rFonts w:ascii="黑体" w:eastAsia="黑体" w:hAnsi="黑体"/>
                <w:noProof/>
              </w:rPr>
              <w:t>1.2国内外研究现状</w:t>
            </w:r>
            <w:r w:rsidR="00AF3AAF">
              <w:rPr>
                <w:noProof/>
                <w:webHidden/>
              </w:rPr>
              <w:tab/>
            </w:r>
            <w:r w:rsidR="00AF3AAF">
              <w:rPr>
                <w:noProof/>
                <w:webHidden/>
              </w:rPr>
              <w:fldChar w:fldCharType="begin"/>
            </w:r>
            <w:r w:rsidR="00AF3AAF">
              <w:rPr>
                <w:noProof/>
                <w:webHidden/>
              </w:rPr>
              <w:instrText xml:space="preserve"> PAGEREF _Toc7076861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62" w:history="1">
            <w:r w:rsidR="00AF3AAF" w:rsidRPr="00C757B5">
              <w:rPr>
                <w:rStyle w:val="a8"/>
                <w:rFonts w:ascii="黑体" w:eastAsia="黑体" w:hAnsi="黑体"/>
                <w:noProof/>
              </w:rPr>
              <w:t>1.3论文内容与组织</w:t>
            </w:r>
            <w:r w:rsidR="00AF3AAF">
              <w:rPr>
                <w:noProof/>
                <w:webHidden/>
              </w:rPr>
              <w:tab/>
            </w:r>
            <w:r w:rsidR="00AF3AAF">
              <w:rPr>
                <w:noProof/>
                <w:webHidden/>
              </w:rPr>
              <w:fldChar w:fldCharType="begin"/>
            </w:r>
            <w:r w:rsidR="00AF3AAF">
              <w:rPr>
                <w:noProof/>
                <w:webHidden/>
              </w:rPr>
              <w:instrText xml:space="preserve"> PAGEREF _Toc7076862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291872">
          <w:pPr>
            <w:pStyle w:val="TOC1"/>
            <w:tabs>
              <w:tab w:val="right" w:leader="dot" w:pos="8290"/>
            </w:tabs>
            <w:rPr>
              <w:rFonts w:eastAsiaTheme="minorEastAsia"/>
              <w:b w:val="0"/>
              <w:bCs w:val="0"/>
              <w:noProof/>
              <w:sz w:val="21"/>
              <w:szCs w:val="24"/>
            </w:rPr>
          </w:pPr>
          <w:hyperlink w:anchor="_Toc7076863" w:history="1">
            <w:r w:rsidR="00AF3AAF" w:rsidRPr="00C757B5">
              <w:rPr>
                <w:rStyle w:val="a8"/>
                <w:rFonts w:ascii="黑体" w:eastAsia="黑体" w:hAnsi="黑体"/>
                <w:noProof/>
              </w:rPr>
              <w:t>2.本论文相关理论</w:t>
            </w:r>
            <w:r w:rsidR="00AF3AAF">
              <w:rPr>
                <w:noProof/>
                <w:webHidden/>
              </w:rPr>
              <w:tab/>
            </w:r>
            <w:r w:rsidR="00AF3AAF">
              <w:rPr>
                <w:noProof/>
                <w:webHidden/>
              </w:rPr>
              <w:fldChar w:fldCharType="begin"/>
            </w:r>
            <w:r w:rsidR="00AF3AAF">
              <w:rPr>
                <w:noProof/>
                <w:webHidden/>
              </w:rPr>
              <w:instrText xml:space="preserve"> PAGEREF _Toc7076863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64" w:history="1">
            <w:r w:rsidR="00AF3AAF" w:rsidRPr="00C757B5">
              <w:rPr>
                <w:rStyle w:val="a8"/>
                <w:rFonts w:ascii="黑体" w:eastAsia="黑体" w:hAnsi="黑体"/>
                <w:noProof/>
              </w:rPr>
              <w:t>2.1区块链技术</w:t>
            </w:r>
            <w:r w:rsidR="00AF3AAF">
              <w:rPr>
                <w:noProof/>
                <w:webHidden/>
              </w:rPr>
              <w:tab/>
            </w:r>
            <w:r w:rsidR="00AF3AAF">
              <w:rPr>
                <w:noProof/>
                <w:webHidden/>
              </w:rPr>
              <w:fldChar w:fldCharType="begin"/>
            </w:r>
            <w:r w:rsidR="00AF3AAF">
              <w:rPr>
                <w:noProof/>
                <w:webHidden/>
              </w:rPr>
              <w:instrText xml:space="preserve"> PAGEREF _Toc7076864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65" w:history="1">
            <w:r w:rsidR="00AF3AAF" w:rsidRPr="00C757B5">
              <w:rPr>
                <w:rStyle w:val="a8"/>
                <w:rFonts w:ascii="黑体" w:eastAsia="黑体" w:hAnsi="黑体"/>
                <w:noProof/>
              </w:rPr>
              <w:t>2.1.1定义</w:t>
            </w:r>
            <w:r w:rsidR="00AF3AAF">
              <w:rPr>
                <w:noProof/>
                <w:webHidden/>
              </w:rPr>
              <w:tab/>
            </w:r>
            <w:r w:rsidR="00AF3AAF">
              <w:rPr>
                <w:noProof/>
                <w:webHidden/>
              </w:rPr>
              <w:fldChar w:fldCharType="begin"/>
            </w:r>
            <w:r w:rsidR="00AF3AAF">
              <w:rPr>
                <w:noProof/>
                <w:webHidden/>
              </w:rPr>
              <w:instrText xml:space="preserve"> PAGEREF _Toc7076865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66" w:history="1">
            <w:r w:rsidR="00AF3AAF" w:rsidRPr="00C757B5">
              <w:rPr>
                <w:rStyle w:val="a8"/>
                <w:rFonts w:ascii="黑体" w:eastAsia="黑体" w:hAnsi="黑体"/>
                <w:noProof/>
              </w:rPr>
              <w:t>2.1.2区块链体系架构</w:t>
            </w:r>
            <w:r w:rsidR="00AF3AAF">
              <w:rPr>
                <w:noProof/>
                <w:webHidden/>
              </w:rPr>
              <w:tab/>
            </w:r>
            <w:r w:rsidR="00AF3AAF">
              <w:rPr>
                <w:noProof/>
                <w:webHidden/>
              </w:rPr>
              <w:fldChar w:fldCharType="begin"/>
            </w:r>
            <w:r w:rsidR="00AF3AAF">
              <w:rPr>
                <w:noProof/>
                <w:webHidden/>
              </w:rPr>
              <w:instrText xml:space="preserve"> PAGEREF _Toc7076866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67" w:history="1">
            <w:r w:rsidR="00AF3AAF" w:rsidRPr="00C757B5">
              <w:rPr>
                <w:rStyle w:val="a8"/>
                <w:rFonts w:ascii="黑体" w:eastAsia="黑体" w:hAnsi="黑体"/>
                <w:noProof/>
              </w:rPr>
              <w:t>2.1.3区块链的应用场景</w:t>
            </w:r>
            <w:r w:rsidR="00AF3AAF">
              <w:rPr>
                <w:noProof/>
                <w:webHidden/>
              </w:rPr>
              <w:tab/>
            </w:r>
            <w:r w:rsidR="00AF3AAF">
              <w:rPr>
                <w:noProof/>
                <w:webHidden/>
              </w:rPr>
              <w:fldChar w:fldCharType="begin"/>
            </w:r>
            <w:r w:rsidR="00AF3AAF">
              <w:rPr>
                <w:noProof/>
                <w:webHidden/>
              </w:rPr>
              <w:instrText xml:space="preserve"> PAGEREF _Toc7076867 \h </w:instrText>
            </w:r>
            <w:r w:rsidR="00AF3AAF">
              <w:rPr>
                <w:noProof/>
                <w:webHidden/>
              </w:rPr>
            </w:r>
            <w:r w:rsidR="00AF3AAF">
              <w:rPr>
                <w:noProof/>
                <w:webHidden/>
              </w:rPr>
              <w:fldChar w:fldCharType="separate"/>
            </w:r>
            <w:r w:rsidR="00AF3AAF">
              <w:rPr>
                <w:noProof/>
                <w:webHidden/>
              </w:rPr>
              <w:t>7</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68" w:history="1">
            <w:r w:rsidR="00AF3AAF" w:rsidRPr="00C757B5">
              <w:rPr>
                <w:rStyle w:val="a8"/>
                <w:rFonts w:ascii="黑体" w:eastAsia="黑体" w:hAnsi="黑体"/>
                <w:noProof/>
              </w:rPr>
              <w:t>2.1.4工作原理</w:t>
            </w:r>
            <w:r w:rsidR="00AF3AAF">
              <w:rPr>
                <w:noProof/>
                <w:webHidden/>
              </w:rPr>
              <w:tab/>
            </w:r>
            <w:r w:rsidR="00AF3AAF">
              <w:rPr>
                <w:noProof/>
                <w:webHidden/>
              </w:rPr>
              <w:fldChar w:fldCharType="begin"/>
            </w:r>
            <w:r w:rsidR="00AF3AAF">
              <w:rPr>
                <w:noProof/>
                <w:webHidden/>
              </w:rPr>
              <w:instrText xml:space="preserve"> PAGEREF _Toc7076868 \h </w:instrText>
            </w:r>
            <w:r w:rsidR="00AF3AAF">
              <w:rPr>
                <w:noProof/>
                <w:webHidden/>
              </w:rPr>
            </w:r>
            <w:r w:rsidR="00AF3AAF">
              <w:rPr>
                <w:noProof/>
                <w:webHidden/>
              </w:rPr>
              <w:fldChar w:fldCharType="separate"/>
            </w:r>
            <w:r w:rsidR="00AF3AAF">
              <w:rPr>
                <w:noProof/>
                <w:webHidden/>
              </w:rPr>
              <w:t>8</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69" w:history="1">
            <w:r w:rsidR="00AF3AAF" w:rsidRPr="00C757B5">
              <w:rPr>
                <w:rStyle w:val="a8"/>
                <w:rFonts w:ascii="黑体" w:eastAsia="黑体" w:hAnsi="黑体"/>
                <w:noProof/>
              </w:rPr>
              <w:t>2.1.5共识机制</w:t>
            </w:r>
            <w:r w:rsidR="00AF3AAF">
              <w:rPr>
                <w:noProof/>
                <w:webHidden/>
              </w:rPr>
              <w:tab/>
            </w:r>
            <w:r w:rsidR="00AF3AAF">
              <w:rPr>
                <w:noProof/>
                <w:webHidden/>
              </w:rPr>
              <w:fldChar w:fldCharType="begin"/>
            </w:r>
            <w:r w:rsidR="00AF3AAF">
              <w:rPr>
                <w:noProof/>
                <w:webHidden/>
              </w:rPr>
              <w:instrText xml:space="preserve"> PAGEREF _Toc7076869 \h </w:instrText>
            </w:r>
            <w:r w:rsidR="00AF3AAF">
              <w:rPr>
                <w:noProof/>
                <w:webHidden/>
              </w:rPr>
            </w:r>
            <w:r w:rsidR="00AF3AAF">
              <w:rPr>
                <w:noProof/>
                <w:webHidden/>
              </w:rPr>
              <w:fldChar w:fldCharType="separate"/>
            </w:r>
            <w:r w:rsidR="00AF3AAF">
              <w:rPr>
                <w:noProof/>
                <w:webHidden/>
              </w:rPr>
              <w:t>9</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70" w:history="1">
            <w:r w:rsidR="00AF3AAF" w:rsidRPr="00C757B5">
              <w:rPr>
                <w:rStyle w:val="a8"/>
                <w:rFonts w:ascii="黑体" w:eastAsia="黑体" w:hAnsi="黑体"/>
                <w:noProof/>
              </w:rPr>
              <w:t>2.1.6区块链的类型</w:t>
            </w:r>
            <w:r w:rsidR="00AF3AAF">
              <w:rPr>
                <w:noProof/>
                <w:webHidden/>
              </w:rPr>
              <w:tab/>
            </w:r>
            <w:r w:rsidR="00AF3AAF">
              <w:rPr>
                <w:noProof/>
                <w:webHidden/>
              </w:rPr>
              <w:fldChar w:fldCharType="begin"/>
            </w:r>
            <w:r w:rsidR="00AF3AAF">
              <w:rPr>
                <w:noProof/>
                <w:webHidden/>
              </w:rPr>
              <w:instrText xml:space="preserve"> PAGEREF _Toc7076870 \h </w:instrText>
            </w:r>
            <w:r w:rsidR="00AF3AAF">
              <w:rPr>
                <w:noProof/>
                <w:webHidden/>
              </w:rPr>
            </w:r>
            <w:r w:rsidR="00AF3AAF">
              <w:rPr>
                <w:noProof/>
                <w:webHidden/>
              </w:rPr>
              <w:fldChar w:fldCharType="separate"/>
            </w:r>
            <w:r w:rsidR="00AF3AAF">
              <w:rPr>
                <w:noProof/>
                <w:webHidden/>
              </w:rPr>
              <w:t>10</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71" w:history="1">
            <w:r w:rsidR="00AF3AAF" w:rsidRPr="00C757B5">
              <w:rPr>
                <w:rStyle w:val="a8"/>
                <w:rFonts w:ascii="黑体" w:eastAsia="黑体" w:hAnsi="黑体"/>
                <w:noProof/>
              </w:rPr>
              <w:t>2.2智能合约</w:t>
            </w:r>
            <w:r w:rsidR="00AF3AAF">
              <w:rPr>
                <w:noProof/>
                <w:webHidden/>
              </w:rPr>
              <w:tab/>
            </w:r>
            <w:r w:rsidR="00AF3AAF">
              <w:rPr>
                <w:noProof/>
                <w:webHidden/>
              </w:rPr>
              <w:fldChar w:fldCharType="begin"/>
            </w:r>
            <w:r w:rsidR="00AF3AAF">
              <w:rPr>
                <w:noProof/>
                <w:webHidden/>
              </w:rPr>
              <w:instrText xml:space="preserve"> PAGEREF _Toc7076871 \h </w:instrText>
            </w:r>
            <w:r w:rsidR="00AF3AAF">
              <w:rPr>
                <w:noProof/>
                <w:webHidden/>
              </w:rPr>
            </w:r>
            <w:r w:rsidR="00AF3AAF">
              <w:rPr>
                <w:noProof/>
                <w:webHidden/>
              </w:rPr>
              <w:fldChar w:fldCharType="separate"/>
            </w:r>
            <w:r w:rsidR="00AF3AAF">
              <w:rPr>
                <w:noProof/>
                <w:webHidden/>
              </w:rPr>
              <w:t>11</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72" w:history="1">
            <w:r w:rsidR="00AF3AAF" w:rsidRPr="00C757B5">
              <w:rPr>
                <w:rStyle w:val="a8"/>
                <w:rFonts w:ascii="黑体" w:eastAsia="黑体" w:hAnsi="黑体"/>
                <w:noProof/>
              </w:rPr>
              <w:t>2.3以太坊</w:t>
            </w:r>
            <w:r w:rsidR="00AF3AAF">
              <w:rPr>
                <w:noProof/>
                <w:webHidden/>
              </w:rPr>
              <w:tab/>
            </w:r>
            <w:r w:rsidR="00AF3AAF">
              <w:rPr>
                <w:noProof/>
                <w:webHidden/>
              </w:rPr>
              <w:fldChar w:fldCharType="begin"/>
            </w:r>
            <w:r w:rsidR="00AF3AAF">
              <w:rPr>
                <w:noProof/>
                <w:webHidden/>
              </w:rPr>
              <w:instrText xml:space="preserve"> PAGEREF _Toc7076872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73" w:history="1">
            <w:r w:rsidR="00AF3AAF" w:rsidRPr="00C757B5">
              <w:rPr>
                <w:rStyle w:val="a8"/>
                <w:rFonts w:ascii="黑体" w:eastAsia="黑体" w:hAnsi="黑体"/>
                <w:noProof/>
              </w:rPr>
              <w:t>2.3.1以太坊账户</w:t>
            </w:r>
            <w:r w:rsidR="00AF3AAF">
              <w:rPr>
                <w:noProof/>
                <w:webHidden/>
              </w:rPr>
              <w:tab/>
            </w:r>
            <w:r w:rsidR="00AF3AAF">
              <w:rPr>
                <w:noProof/>
                <w:webHidden/>
              </w:rPr>
              <w:fldChar w:fldCharType="begin"/>
            </w:r>
            <w:r w:rsidR="00AF3AAF">
              <w:rPr>
                <w:noProof/>
                <w:webHidden/>
              </w:rPr>
              <w:instrText xml:space="preserve"> PAGEREF _Toc7076873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74" w:history="1">
            <w:r w:rsidR="00AF3AAF" w:rsidRPr="00C757B5">
              <w:rPr>
                <w:rStyle w:val="a8"/>
                <w:rFonts w:ascii="黑体" w:eastAsia="黑体" w:hAnsi="黑体"/>
                <w:noProof/>
              </w:rPr>
              <w:t>2.3.2消息和交易</w:t>
            </w:r>
            <w:r w:rsidR="00AF3AAF">
              <w:rPr>
                <w:noProof/>
                <w:webHidden/>
              </w:rPr>
              <w:tab/>
            </w:r>
            <w:r w:rsidR="00AF3AAF">
              <w:rPr>
                <w:noProof/>
                <w:webHidden/>
              </w:rPr>
              <w:fldChar w:fldCharType="begin"/>
            </w:r>
            <w:r w:rsidR="00AF3AAF">
              <w:rPr>
                <w:noProof/>
                <w:webHidden/>
              </w:rPr>
              <w:instrText xml:space="preserve"> PAGEREF _Toc7076874 \h </w:instrText>
            </w:r>
            <w:r w:rsidR="00AF3AAF">
              <w:rPr>
                <w:noProof/>
                <w:webHidden/>
              </w:rPr>
            </w:r>
            <w:r w:rsidR="00AF3AAF">
              <w:rPr>
                <w:noProof/>
                <w:webHidden/>
              </w:rPr>
              <w:fldChar w:fldCharType="separate"/>
            </w:r>
            <w:r w:rsidR="00AF3AAF">
              <w:rPr>
                <w:noProof/>
                <w:webHidden/>
              </w:rPr>
              <w:t>13</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75" w:history="1">
            <w:r w:rsidR="00AF3AAF" w:rsidRPr="00C757B5">
              <w:rPr>
                <w:rStyle w:val="a8"/>
                <w:rFonts w:ascii="黑体" w:eastAsia="黑体" w:hAnsi="黑体"/>
                <w:noProof/>
              </w:rPr>
              <w:t>2.3.3以太坊状态转换函数</w:t>
            </w:r>
            <w:r w:rsidR="00AF3AAF">
              <w:rPr>
                <w:noProof/>
                <w:webHidden/>
              </w:rPr>
              <w:tab/>
            </w:r>
            <w:r w:rsidR="00AF3AAF">
              <w:rPr>
                <w:noProof/>
                <w:webHidden/>
              </w:rPr>
              <w:fldChar w:fldCharType="begin"/>
            </w:r>
            <w:r w:rsidR="00AF3AAF">
              <w:rPr>
                <w:noProof/>
                <w:webHidden/>
              </w:rPr>
              <w:instrText xml:space="preserve"> PAGEREF _Toc7076875 \h </w:instrText>
            </w:r>
            <w:r w:rsidR="00AF3AAF">
              <w:rPr>
                <w:noProof/>
                <w:webHidden/>
              </w:rPr>
            </w:r>
            <w:r w:rsidR="00AF3AAF">
              <w:rPr>
                <w:noProof/>
                <w:webHidden/>
              </w:rPr>
              <w:fldChar w:fldCharType="separate"/>
            </w:r>
            <w:r w:rsidR="00AF3AAF">
              <w:rPr>
                <w:noProof/>
                <w:webHidden/>
              </w:rPr>
              <w:t>14</w:t>
            </w:r>
            <w:r w:rsidR="00AF3AAF">
              <w:rPr>
                <w:noProof/>
                <w:webHidden/>
              </w:rPr>
              <w:fldChar w:fldCharType="end"/>
            </w:r>
          </w:hyperlink>
        </w:p>
        <w:p w:rsidR="00AF3AAF" w:rsidRDefault="00291872">
          <w:pPr>
            <w:pStyle w:val="TOC1"/>
            <w:tabs>
              <w:tab w:val="right" w:leader="dot" w:pos="8290"/>
            </w:tabs>
            <w:rPr>
              <w:rFonts w:eastAsiaTheme="minorEastAsia"/>
              <w:b w:val="0"/>
              <w:bCs w:val="0"/>
              <w:noProof/>
              <w:sz w:val="21"/>
              <w:szCs w:val="24"/>
            </w:rPr>
          </w:pPr>
          <w:hyperlink w:anchor="_Toc7076876" w:history="1">
            <w:r w:rsidR="00AF3AAF" w:rsidRPr="00C757B5">
              <w:rPr>
                <w:rStyle w:val="a8"/>
                <w:noProof/>
              </w:rPr>
              <w:t>3.基于以太坊的电子病历安全存储和授权共享方案</w:t>
            </w:r>
            <w:r w:rsidR="00AF3AAF">
              <w:rPr>
                <w:noProof/>
                <w:webHidden/>
              </w:rPr>
              <w:tab/>
            </w:r>
            <w:r w:rsidR="00AF3AAF">
              <w:rPr>
                <w:noProof/>
                <w:webHidden/>
              </w:rPr>
              <w:fldChar w:fldCharType="begin"/>
            </w:r>
            <w:r w:rsidR="00AF3AAF">
              <w:rPr>
                <w:noProof/>
                <w:webHidden/>
              </w:rPr>
              <w:instrText xml:space="preserve"> PAGEREF _Toc7076876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77" w:history="1">
            <w:r w:rsidR="00AF3AAF" w:rsidRPr="00C757B5">
              <w:rPr>
                <w:rStyle w:val="a8"/>
                <w:rFonts w:ascii="黑体" w:eastAsia="黑体" w:hAnsi="黑体"/>
                <w:noProof/>
              </w:rPr>
              <w:t>3.1研究目标和研究内容</w:t>
            </w:r>
            <w:r w:rsidR="00AF3AAF">
              <w:rPr>
                <w:noProof/>
                <w:webHidden/>
              </w:rPr>
              <w:tab/>
            </w:r>
            <w:r w:rsidR="00AF3AAF">
              <w:rPr>
                <w:noProof/>
                <w:webHidden/>
              </w:rPr>
              <w:fldChar w:fldCharType="begin"/>
            </w:r>
            <w:r w:rsidR="00AF3AAF">
              <w:rPr>
                <w:noProof/>
                <w:webHidden/>
              </w:rPr>
              <w:instrText xml:space="preserve"> PAGEREF _Toc7076877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78" w:history="1">
            <w:r w:rsidR="00AF3AAF" w:rsidRPr="00C757B5">
              <w:rPr>
                <w:rStyle w:val="a8"/>
                <w:rFonts w:ascii="黑体" w:eastAsia="黑体" w:hAnsi="黑体"/>
                <w:noProof/>
              </w:rPr>
              <w:t>3.2拟解决的关键科学问题</w:t>
            </w:r>
            <w:r w:rsidR="00AF3AAF">
              <w:rPr>
                <w:noProof/>
                <w:webHidden/>
              </w:rPr>
              <w:tab/>
            </w:r>
            <w:r w:rsidR="00AF3AAF">
              <w:rPr>
                <w:noProof/>
                <w:webHidden/>
              </w:rPr>
              <w:fldChar w:fldCharType="begin"/>
            </w:r>
            <w:r w:rsidR="00AF3AAF">
              <w:rPr>
                <w:noProof/>
                <w:webHidden/>
              </w:rPr>
              <w:instrText xml:space="preserve"> PAGEREF _Toc7076878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291872">
          <w:pPr>
            <w:pStyle w:val="TOC1"/>
            <w:tabs>
              <w:tab w:val="right" w:leader="dot" w:pos="8290"/>
            </w:tabs>
            <w:rPr>
              <w:rFonts w:eastAsiaTheme="minorEastAsia"/>
              <w:b w:val="0"/>
              <w:bCs w:val="0"/>
              <w:noProof/>
              <w:sz w:val="21"/>
              <w:szCs w:val="24"/>
            </w:rPr>
          </w:pPr>
          <w:hyperlink w:anchor="_Toc7076879" w:history="1">
            <w:r w:rsidR="00AF3AAF" w:rsidRPr="00C757B5">
              <w:rPr>
                <w:rStyle w:val="a8"/>
                <w:rFonts w:ascii="黑体" w:eastAsia="黑体" w:hAnsi="黑体"/>
                <w:noProof/>
              </w:rPr>
              <w:t>4.基于以太坊的电子病历安全存储和授权共享的具体实现</w:t>
            </w:r>
            <w:r w:rsidR="00AF3AAF">
              <w:rPr>
                <w:noProof/>
                <w:webHidden/>
              </w:rPr>
              <w:tab/>
            </w:r>
            <w:r w:rsidR="00AF3AAF">
              <w:rPr>
                <w:noProof/>
                <w:webHidden/>
              </w:rPr>
              <w:fldChar w:fldCharType="begin"/>
            </w:r>
            <w:r w:rsidR="00AF3AAF">
              <w:rPr>
                <w:noProof/>
                <w:webHidden/>
              </w:rPr>
              <w:instrText xml:space="preserve"> PAGEREF _Toc7076879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80" w:history="1">
            <w:r w:rsidR="00AF3AAF" w:rsidRPr="00C757B5">
              <w:rPr>
                <w:rStyle w:val="a8"/>
                <w:rFonts w:ascii="黑体" w:eastAsia="黑体" w:hAnsi="黑体"/>
                <w:noProof/>
              </w:rPr>
              <w:t>4.1整体框架设计</w:t>
            </w:r>
            <w:r w:rsidR="00AF3AAF">
              <w:rPr>
                <w:noProof/>
                <w:webHidden/>
              </w:rPr>
              <w:tab/>
            </w:r>
            <w:r w:rsidR="00AF3AAF">
              <w:rPr>
                <w:noProof/>
                <w:webHidden/>
              </w:rPr>
              <w:fldChar w:fldCharType="begin"/>
            </w:r>
            <w:r w:rsidR="00AF3AAF">
              <w:rPr>
                <w:noProof/>
                <w:webHidden/>
              </w:rPr>
              <w:instrText xml:space="preserve"> PAGEREF _Toc7076880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81" w:history="1">
            <w:r w:rsidR="00AF3AAF" w:rsidRPr="00C757B5">
              <w:rPr>
                <w:rStyle w:val="a8"/>
                <w:rFonts w:ascii="黑体" w:eastAsia="黑体" w:hAnsi="黑体"/>
                <w:noProof/>
              </w:rPr>
              <w:t>4.2智能合约设计</w:t>
            </w:r>
            <w:r w:rsidR="00AF3AAF">
              <w:rPr>
                <w:noProof/>
                <w:webHidden/>
              </w:rPr>
              <w:tab/>
            </w:r>
            <w:r w:rsidR="00AF3AAF">
              <w:rPr>
                <w:noProof/>
                <w:webHidden/>
              </w:rPr>
              <w:fldChar w:fldCharType="begin"/>
            </w:r>
            <w:r w:rsidR="00AF3AAF">
              <w:rPr>
                <w:noProof/>
                <w:webHidden/>
              </w:rPr>
              <w:instrText xml:space="preserve"> PAGEREF _Toc7076881 \h </w:instrText>
            </w:r>
            <w:r w:rsidR="00AF3AAF">
              <w:rPr>
                <w:noProof/>
                <w:webHidden/>
              </w:rPr>
            </w:r>
            <w:r w:rsidR="00AF3AAF">
              <w:rPr>
                <w:noProof/>
                <w:webHidden/>
              </w:rPr>
              <w:fldChar w:fldCharType="separate"/>
            </w:r>
            <w:r w:rsidR="00AF3AAF">
              <w:rPr>
                <w:noProof/>
                <w:webHidden/>
              </w:rPr>
              <w:t>18</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82" w:history="1">
            <w:r w:rsidR="00AF3AAF" w:rsidRPr="00C757B5">
              <w:rPr>
                <w:rStyle w:val="a8"/>
                <w:rFonts w:ascii="黑体" w:eastAsia="黑体" w:hAnsi="黑体"/>
                <w:noProof/>
              </w:rPr>
              <w:t>4.3运行环境</w:t>
            </w:r>
            <w:r w:rsidR="00AF3AAF">
              <w:rPr>
                <w:noProof/>
                <w:webHidden/>
              </w:rPr>
              <w:tab/>
            </w:r>
            <w:r w:rsidR="00AF3AAF">
              <w:rPr>
                <w:noProof/>
                <w:webHidden/>
              </w:rPr>
              <w:fldChar w:fldCharType="begin"/>
            </w:r>
            <w:r w:rsidR="00AF3AAF">
              <w:rPr>
                <w:noProof/>
                <w:webHidden/>
              </w:rPr>
              <w:instrText xml:space="preserve"> PAGEREF _Toc7076882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83" w:history="1">
            <w:r w:rsidR="00AF3AAF" w:rsidRPr="00C757B5">
              <w:rPr>
                <w:rStyle w:val="a8"/>
                <w:rFonts w:ascii="黑体" w:eastAsia="黑体" w:hAnsi="黑体"/>
                <w:noProof/>
              </w:rPr>
              <w:t>4.4开发技术</w:t>
            </w:r>
            <w:r w:rsidR="00AF3AAF">
              <w:rPr>
                <w:noProof/>
                <w:webHidden/>
              </w:rPr>
              <w:tab/>
            </w:r>
            <w:r w:rsidR="00AF3AAF">
              <w:rPr>
                <w:noProof/>
                <w:webHidden/>
              </w:rPr>
              <w:fldChar w:fldCharType="begin"/>
            </w:r>
            <w:r w:rsidR="00AF3AAF">
              <w:rPr>
                <w:noProof/>
                <w:webHidden/>
              </w:rPr>
              <w:instrText xml:space="preserve"> PAGEREF _Toc7076883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84" w:history="1">
            <w:r w:rsidR="00AF3AAF" w:rsidRPr="00C757B5">
              <w:rPr>
                <w:rStyle w:val="a8"/>
                <w:rFonts w:ascii="黑体" w:eastAsia="黑体" w:hAnsi="黑体"/>
                <w:noProof/>
              </w:rPr>
              <w:t>4.4.1 Solidity</w:t>
            </w:r>
            <w:r w:rsidR="00AF3AAF">
              <w:rPr>
                <w:noProof/>
                <w:webHidden/>
              </w:rPr>
              <w:tab/>
            </w:r>
            <w:r w:rsidR="00AF3AAF">
              <w:rPr>
                <w:noProof/>
                <w:webHidden/>
              </w:rPr>
              <w:fldChar w:fldCharType="begin"/>
            </w:r>
            <w:r w:rsidR="00AF3AAF">
              <w:rPr>
                <w:noProof/>
                <w:webHidden/>
              </w:rPr>
              <w:instrText xml:space="preserve"> PAGEREF _Toc7076884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85" w:history="1">
            <w:r w:rsidR="00AF3AAF" w:rsidRPr="00C757B5">
              <w:rPr>
                <w:rStyle w:val="a8"/>
                <w:rFonts w:ascii="黑体" w:eastAsia="黑体" w:hAnsi="黑体"/>
                <w:noProof/>
              </w:rPr>
              <w:t>4.4.2 Truffle</w:t>
            </w:r>
            <w:r w:rsidR="00AF3AAF">
              <w:rPr>
                <w:noProof/>
                <w:webHidden/>
              </w:rPr>
              <w:tab/>
            </w:r>
            <w:r w:rsidR="00AF3AAF">
              <w:rPr>
                <w:noProof/>
                <w:webHidden/>
              </w:rPr>
              <w:fldChar w:fldCharType="begin"/>
            </w:r>
            <w:r w:rsidR="00AF3AAF">
              <w:rPr>
                <w:noProof/>
                <w:webHidden/>
              </w:rPr>
              <w:instrText xml:space="preserve"> PAGEREF _Toc7076885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86" w:history="1">
            <w:r w:rsidR="00AF3AAF" w:rsidRPr="00C757B5">
              <w:rPr>
                <w:rStyle w:val="a8"/>
                <w:rFonts w:ascii="黑体" w:eastAsia="黑体" w:hAnsi="黑体"/>
                <w:noProof/>
              </w:rPr>
              <w:t>4.4.3 Truffle-Contract</w:t>
            </w:r>
            <w:r w:rsidR="00AF3AAF">
              <w:rPr>
                <w:noProof/>
                <w:webHidden/>
              </w:rPr>
              <w:tab/>
            </w:r>
            <w:r w:rsidR="00AF3AAF">
              <w:rPr>
                <w:noProof/>
                <w:webHidden/>
              </w:rPr>
              <w:fldChar w:fldCharType="begin"/>
            </w:r>
            <w:r w:rsidR="00AF3AAF">
              <w:rPr>
                <w:noProof/>
                <w:webHidden/>
              </w:rPr>
              <w:instrText xml:space="preserve"> PAGEREF _Toc7076886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87" w:history="1">
            <w:r w:rsidR="00AF3AAF" w:rsidRPr="00C757B5">
              <w:rPr>
                <w:rStyle w:val="a8"/>
                <w:rFonts w:ascii="黑体" w:eastAsia="黑体" w:hAnsi="黑体"/>
                <w:noProof/>
              </w:rPr>
              <w:t>4.4.4 Ganache</w:t>
            </w:r>
            <w:r w:rsidR="00AF3AAF">
              <w:rPr>
                <w:noProof/>
                <w:webHidden/>
              </w:rPr>
              <w:tab/>
            </w:r>
            <w:r w:rsidR="00AF3AAF">
              <w:rPr>
                <w:noProof/>
                <w:webHidden/>
              </w:rPr>
              <w:fldChar w:fldCharType="begin"/>
            </w:r>
            <w:r w:rsidR="00AF3AAF">
              <w:rPr>
                <w:noProof/>
                <w:webHidden/>
              </w:rPr>
              <w:instrText xml:space="preserve"> PAGEREF _Toc7076887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291872">
          <w:pPr>
            <w:pStyle w:val="TOC3"/>
            <w:tabs>
              <w:tab w:val="right" w:leader="dot" w:pos="8290"/>
            </w:tabs>
            <w:rPr>
              <w:rFonts w:eastAsiaTheme="minorEastAsia"/>
              <w:noProof/>
              <w:sz w:val="21"/>
              <w:szCs w:val="24"/>
            </w:rPr>
          </w:pPr>
          <w:hyperlink w:anchor="_Toc7076888" w:history="1">
            <w:r w:rsidR="00AF3AAF" w:rsidRPr="00C757B5">
              <w:rPr>
                <w:rStyle w:val="a8"/>
                <w:rFonts w:ascii="黑体" w:eastAsia="黑体" w:hAnsi="黑体"/>
                <w:noProof/>
              </w:rPr>
              <w:t>4.4.5 Web3.js</w:t>
            </w:r>
            <w:r w:rsidR="00AF3AAF">
              <w:rPr>
                <w:noProof/>
                <w:webHidden/>
              </w:rPr>
              <w:tab/>
            </w:r>
            <w:r w:rsidR="00AF3AAF">
              <w:rPr>
                <w:noProof/>
                <w:webHidden/>
              </w:rPr>
              <w:fldChar w:fldCharType="begin"/>
            </w:r>
            <w:r w:rsidR="00AF3AAF">
              <w:rPr>
                <w:noProof/>
                <w:webHidden/>
              </w:rPr>
              <w:instrText xml:space="preserve"> PAGEREF _Toc7076888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89" w:history="1">
            <w:r w:rsidR="00AF3AAF" w:rsidRPr="00C757B5">
              <w:rPr>
                <w:rStyle w:val="a8"/>
                <w:rFonts w:ascii="黑体" w:eastAsia="黑体" w:hAnsi="黑体"/>
                <w:noProof/>
              </w:rPr>
              <w:t>4.5界面设计和演示</w:t>
            </w:r>
            <w:r w:rsidR="00AF3AAF">
              <w:rPr>
                <w:noProof/>
                <w:webHidden/>
              </w:rPr>
              <w:tab/>
            </w:r>
            <w:r w:rsidR="00AF3AAF">
              <w:rPr>
                <w:noProof/>
                <w:webHidden/>
              </w:rPr>
              <w:fldChar w:fldCharType="begin"/>
            </w:r>
            <w:r w:rsidR="00AF3AAF">
              <w:rPr>
                <w:noProof/>
                <w:webHidden/>
              </w:rPr>
              <w:instrText xml:space="preserve"> PAGEREF _Toc7076889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291872">
          <w:pPr>
            <w:pStyle w:val="TOC1"/>
            <w:tabs>
              <w:tab w:val="right" w:leader="dot" w:pos="8290"/>
            </w:tabs>
            <w:rPr>
              <w:rFonts w:eastAsiaTheme="minorEastAsia"/>
              <w:b w:val="0"/>
              <w:bCs w:val="0"/>
              <w:noProof/>
              <w:sz w:val="21"/>
              <w:szCs w:val="24"/>
            </w:rPr>
          </w:pPr>
          <w:hyperlink w:anchor="_Toc7076890" w:history="1">
            <w:r w:rsidR="00AF3AAF" w:rsidRPr="00C757B5">
              <w:rPr>
                <w:rStyle w:val="a8"/>
                <w:rFonts w:ascii="黑体" w:eastAsia="黑体" w:hAnsi="黑体"/>
                <w:noProof/>
              </w:rPr>
              <w:t>5.问题与解决办法</w:t>
            </w:r>
            <w:r w:rsidR="00AF3AAF">
              <w:rPr>
                <w:noProof/>
                <w:webHidden/>
              </w:rPr>
              <w:tab/>
            </w:r>
            <w:r w:rsidR="00AF3AAF">
              <w:rPr>
                <w:noProof/>
                <w:webHidden/>
              </w:rPr>
              <w:fldChar w:fldCharType="begin"/>
            </w:r>
            <w:r w:rsidR="00AF3AAF">
              <w:rPr>
                <w:noProof/>
                <w:webHidden/>
              </w:rPr>
              <w:instrText xml:space="preserve"> PAGEREF _Toc7076890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91" w:history="1">
            <w:r w:rsidR="00AF3AAF" w:rsidRPr="00C757B5">
              <w:rPr>
                <w:rStyle w:val="a8"/>
                <w:rFonts w:ascii="黑体" w:eastAsia="黑体" w:hAnsi="黑体"/>
                <w:noProof/>
              </w:rPr>
              <w:t>5.1遇到的问题</w:t>
            </w:r>
            <w:r w:rsidR="00AF3AAF">
              <w:rPr>
                <w:noProof/>
                <w:webHidden/>
              </w:rPr>
              <w:tab/>
            </w:r>
            <w:r w:rsidR="00AF3AAF">
              <w:rPr>
                <w:noProof/>
                <w:webHidden/>
              </w:rPr>
              <w:fldChar w:fldCharType="begin"/>
            </w:r>
            <w:r w:rsidR="00AF3AAF">
              <w:rPr>
                <w:noProof/>
                <w:webHidden/>
              </w:rPr>
              <w:instrText xml:space="preserve"> PAGEREF _Toc7076891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92" w:history="1">
            <w:r w:rsidR="00AF3AAF" w:rsidRPr="00C757B5">
              <w:rPr>
                <w:rStyle w:val="a8"/>
                <w:rFonts w:ascii="黑体" w:eastAsia="黑体" w:hAnsi="黑体"/>
                <w:noProof/>
              </w:rPr>
              <w:t>5.2解决办法</w:t>
            </w:r>
            <w:r w:rsidR="00AF3AAF">
              <w:rPr>
                <w:noProof/>
                <w:webHidden/>
              </w:rPr>
              <w:tab/>
            </w:r>
            <w:r w:rsidR="00AF3AAF">
              <w:rPr>
                <w:noProof/>
                <w:webHidden/>
              </w:rPr>
              <w:fldChar w:fldCharType="begin"/>
            </w:r>
            <w:r w:rsidR="00AF3AAF">
              <w:rPr>
                <w:noProof/>
                <w:webHidden/>
              </w:rPr>
              <w:instrText xml:space="preserve"> PAGEREF _Toc7076892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93" w:history="1">
            <w:r w:rsidR="00AF3AAF" w:rsidRPr="00C757B5">
              <w:rPr>
                <w:rStyle w:val="a8"/>
                <w:rFonts w:ascii="黑体" w:eastAsia="黑体" w:hAnsi="黑体"/>
                <w:noProof/>
              </w:rPr>
              <w:t>5.3开发技巧</w:t>
            </w:r>
            <w:r w:rsidR="00AF3AAF">
              <w:rPr>
                <w:noProof/>
                <w:webHidden/>
              </w:rPr>
              <w:tab/>
            </w:r>
            <w:r w:rsidR="00AF3AAF">
              <w:rPr>
                <w:noProof/>
                <w:webHidden/>
              </w:rPr>
              <w:fldChar w:fldCharType="begin"/>
            </w:r>
            <w:r w:rsidR="00AF3AAF">
              <w:rPr>
                <w:noProof/>
                <w:webHidden/>
              </w:rPr>
              <w:instrText xml:space="preserve"> PAGEREF _Toc7076893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291872">
          <w:pPr>
            <w:pStyle w:val="TOC1"/>
            <w:tabs>
              <w:tab w:val="right" w:leader="dot" w:pos="8290"/>
            </w:tabs>
            <w:rPr>
              <w:rFonts w:eastAsiaTheme="minorEastAsia"/>
              <w:b w:val="0"/>
              <w:bCs w:val="0"/>
              <w:noProof/>
              <w:sz w:val="21"/>
              <w:szCs w:val="24"/>
            </w:rPr>
          </w:pPr>
          <w:hyperlink w:anchor="_Toc7076894" w:history="1">
            <w:r w:rsidR="00AF3AAF" w:rsidRPr="00C757B5">
              <w:rPr>
                <w:rStyle w:val="a8"/>
                <w:rFonts w:ascii="黑体" w:eastAsia="黑体" w:hAnsi="黑体"/>
                <w:noProof/>
              </w:rPr>
              <w:t>6.总结与展望</w:t>
            </w:r>
            <w:r w:rsidR="00AF3AAF">
              <w:rPr>
                <w:noProof/>
                <w:webHidden/>
              </w:rPr>
              <w:tab/>
            </w:r>
            <w:r w:rsidR="00AF3AAF">
              <w:rPr>
                <w:noProof/>
                <w:webHidden/>
              </w:rPr>
              <w:fldChar w:fldCharType="begin"/>
            </w:r>
            <w:r w:rsidR="00AF3AAF">
              <w:rPr>
                <w:noProof/>
                <w:webHidden/>
              </w:rPr>
              <w:instrText xml:space="preserve"> PAGEREF _Toc7076894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95" w:history="1">
            <w:r w:rsidR="00AF3AAF" w:rsidRPr="00C757B5">
              <w:rPr>
                <w:rStyle w:val="a8"/>
                <w:rFonts w:ascii="黑体" w:eastAsia="黑体" w:hAnsi="黑体"/>
                <w:noProof/>
              </w:rPr>
              <w:t>6.1总结</w:t>
            </w:r>
            <w:r w:rsidR="00AF3AAF">
              <w:rPr>
                <w:noProof/>
                <w:webHidden/>
              </w:rPr>
              <w:tab/>
            </w:r>
            <w:r w:rsidR="00AF3AAF">
              <w:rPr>
                <w:noProof/>
                <w:webHidden/>
              </w:rPr>
              <w:fldChar w:fldCharType="begin"/>
            </w:r>
            <w:r w:rsidR="00AF3AAF">
              <w:rPr>
                <w:noProof/>
                <w:webHidden/>
              </w:rPr>
              <w:instrText xml:space="preserve"> PAGEREF _Toc7076895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96" w:history="1">
            <w:r w:rsidR="00AF3AAF" w:rsidRPr="00C757B5">
              <w:rPr>
                <w:rStyle w:val="a8"/>
                <w:rFonts w:ascii="黑体" w:eastAsia="黑体" w:hAnsi="黑体"/>
                <w:noProof/>
              </w:rPr>
              <w:t>6.2展望</w:t>
            </w:r>
            <w:r w:rsidR="00AF3AAF">
              <w:rPr>
                <w:noProof/>
                <w:webHidden/>
              </w:rPr>
              <w:tab/>
            </w:r>
            <w:r w:rsidR="00AF3AAF">
              <w:rPr>
                <w:noProof/>
                <w:webHidden/>
              </w:rPr>
              <w:fldChar w:fldCharType="begin"/>
            </w:r>
            <w:r w:rsidR="00AF3AAF">
              <w:rPr>
                <w:noProof/>
                <w:webHidden/>
              </w:rPr>
              <w:instrText xml:space="preserve"> PAGEREF _Toc7076896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291872">
          <w:pPr>
            <w:pStyle w:val="TOC2"/>
            <w:tabs>
              <w:tab w:val="right" w:leader="dot" w:pos="8290"/>
            </w:tabs>
            <w:rPr>
              <w:rFonts w:eastAsiaTheme="minorEastAsia"/>
              <w:i w:val="0"/>
              <w:iCs w:val="0"/>
              <w:noProof/>
              <w:sz w:val="21"/>
              <w:szCs w:val="24"/>
            </w:rPr>
          </w:pPr>
          <w:hyperlink w:anchor="_Toc7076897" w:history="1">
            <w:r w:rsidR="00AF3AAF" w:rsidRPr="00C757B5">
              <w:rPr>
                <w:rStyle w:val="a8"/>
                <w:rFonts w:ascii="黑体" w:eastAsia="黑体" w:hAnsi="黑体"/>
                <w:noProof/>
              </w:rPr>
              <w:t>6.3致谢</w:t>
            </w:r>
            <w:r w:rsidR="00AF3AAF">
              <w:rPr>
                <w:noProof/>
                <w:webHidden/>
              </w:rPr>
              <w:tab/>
            </w:r>
            <w:r w:rsidR="00AF3AAF">
              <w:rPr>
                <w:noProof/>
                <w:webHidden/>
              </w:rPr>
              <w:fldChar w:fldCharType="begin"/>
            </w:r>
            <w:r w:rsidR="00AF3AAF">
              <w:rPr>
                <w:noProof/>
                <w:webHidden/>
              </w:rPr>
              <w:instrText xml:space="preserve"> PAGEREF _Toc7076897 \h </w:instrText>
            </w:r>
            <w:r w:rsidR="00AF3AAF">
              <w:rPr>
                <w:noProof/>
                <w:webHidden/>
              </w:rPr>
            </w:r>
            <w:r w:rsidR="00AF3AAF">
              <w:rPr>
                <w:noProof/>
                <w:webHidden/>
              </w:rPr>
              <w:fldChar w:fldCharType="separate"/>
            </w:r>
            <w:r w:rsidR="00AF3AAF">
              <w:rPr>
                <w:noProof/>
                <w:webHidden/>
              </w:rPr>
              <w:t>38</w:t>
            </w:r>
            <w:r w:rsidR="00AF3AAF">
              <w:rPr>
                <w:noProof/>
                <w:webHidden/>
              </w:rPr>
              <w:fldChar w:fldCharType="end"/>
            </w:r>
          </w:hyperlink>
        </w:p>
        <w:p w:rsidR="00E32FDB" w:rsidRDefault="00E32FDB">
          <w:r>
            <w:rPr>
              <w:b/>
              <w:bCs/>
              <w:noProof/>
            </w:rPr>
            <w:fldChar w:fldCharType="end"/>
          </w:r>
        </w:p>
      </w:sdtContent>
    </w:sdt>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291872" w:rsidRPr="00914B4D" w:rsidRDefault="00291872" w:rsidP="00291872">
      <w:pPr>
        <w:rPr>
          <w:ins w:id="24" w:author="sszhu" w:date="2019-04-26T08:35:00Z"/>
          <w:rFonts w:ascii="Times New Roman" w:hAnsi="Times New Roman" w:cs="Times New Roman"/>
          <w:color w:val="FF0000"/>
          <w:sz w:val="24"/>
        </w:rPr>
      </w:pPr>
      <w:ins w:id="25" w:author="sszhu" w:date="2019-04-26T08:35:00Z">
        <w:r>
          <w:rPr>
            <w:rFonts w:ascii="Times New Roman" w:hAnsi="Times New Roman" w:cs="Times New Roman" w:hint="eastAsia"/>
            <w:color w:val="FF0000"/>
            <w:sz w:val="24"/>
            <w:highlight w:val="yellow"/>
          </w:rPr>
          <w:t>下面</w:t>
        </w:r>
        <w:r w:rsidRPr="00914B4D">
          <w:rPr>
            <w:rFonts w:ascii="Times New Roman" w:hAnsi="Times New Roman" w:cs="Times New Roman" w:hint="eastAsia"/>
            <w:color w:val="FF0000"/>
            <w:sz w:val="24"/>
            <w:highlight w:val="yellow"/>
          </w:rPr>
          <w:t>正文</w:t>
        </w:r>
        <w:r>
          <w:rPr>
            <w:rFonts w:ascii="Times New Roman" w:hAnsi="Times New Roman" w:cs="Times New Roman" w:hint="eastAsia"/>
            <w:color w:val="FF0000"/>
            <w:sz w:val="24"/>
            <w:highlight w:val="yellow"/>
          </w:rPr>
          <w:t>表述尽量文字简明扼要！尽量</w:t>
        </w:r>
        <w:r w:rsidRPr="00914B4D">
          <w:rPr>
            <w:rFonts w:ascii="Times New Roman" w:hAnsi="Times New Roman" w:cs="Times New Roman" w:hint="eastAsia"/>
            <w:color w:val="FF0000"/>
            <w:sz w:val="24"/>
            <w:highlight w:val="yellow"/>
          </w:rPr>
          <w:t>精炼表述</w:t>
        </w:r>
        <w:r>
          <w:rPr>
            <w:rFonts w:ascii="Times New Roman" w:hAnsi="Times New Roman" w:cs="Times New Roman" w:hint="eastAsia"/>
            <w:color w:val="FF0000"/>
            <w:sz w:val="24"/>
            <w:highlight w:val="yellow"/>
          </w:rPr>
          <w:t>！</w:t>
        </w:r>
        <w:r w:rsidRPr="00914B4D">
          <w:rPr>
            <w:rFonts w:ascii="Times New Roman" w:hAnsi="Times New Roman" w:cs="Times New Roman" w:hint="eastAsia"/>
            <w:color w:val="FF0000"/>
            <w:sz w:val="24"/>
            <w:highlight w:val="yellow"/>
          </w:rPr>
          <w:t>把自己做的工作不含糊的展现清楚</w:t>
        </w:r>
        <w:r>
          <w:rPr>
            <w:rFonts w:ascii="Times New Roman" w:hAnsi="Times New Roman" w:cs="Times New Roman" w:hint="eastAsia"/>
            <w:color w:val="FF0000"/>
            <w:sz w:val="24"/>
            <w:highlight w:val="yellow"/>
          </w:rPr>
          <w:t>。我不具体改</w:t>
        </w:r>
        <w:r w:rsidRPr="00914B4D">
          <w:rPr>
            <w:rFonts w:ascii="Times New Roman" w:hAnsi="Times New Roman" w:cs="Times New Roman" w:hint="eastAsia"/>
            <w:color w:val="FF0000"/>
            <w:sz w:val="24"/>
            <w:highlight w:val="yellow"/>
          </w:rPr>
          <w:t>）</w:t>
        </w:r>
      </w:ins>
    </w:p>
    <w:p w:rsidR="00E32FDB" w:rsidRDefault="00E32FDB" w:rsidP="00E32FDB"/>
    <w:p w:rsidR="00E32FDB" w:rsidRDefault="00E32FDB" w:rsidP="00E32FDB"/>
    <w:p w:rsidR="00CC12E5" w:rsidRPr="00C42913" w:rsidRDefault="00752AD2" w:rsidP="00752AD2">
      <w:pPr>
        <w:pStyle w:val="1"/>
        <w:jc w:val="center"/>
        <w:rPr>
          <w:rFonts w:ascii="黑体" w:eastAsia="黑体" w:hAnsi="黑体"/>
          <w:sz w:val="32"/>
          <w:szCs w:val="32"/>
        </w:rPr>
      </w:pPr>
      <w:bookmarkStart w:id="26" w:name="_Toc7076859"/>
      <w:r w:rsidRPr="00C42913">
        <w:rPr>
          <w:rFonts w:ascii="黑体" w:eastAsia="黑体" w:hAnsi="黑体" w:hint="eastAsia"/>
          <w:sz w:val="32"/>
          <w:szCs w:val="32"/>
        </w:rPr>
        <w:lastRenderedPageBreak/>
        <w:t>1</w:t>
      </w:r>
      <w:r w:rsidRPr="00C42913">
        <w:rPr>
          <w:rFonts w:ascii="黑体" w:eastAsia="黑体" w:hAnsi="黑体"/>
          <w:sz w:val="32"/>
          <w:szCs w:val="32"/>
        </w:rPr>
        <w:t>.</w:t>
      </w:r>
      <w:r w:rsidR="00CC12E5" w:rsidRPr="00C42913">
        <w:rPr>
          <w:rFonts w:ascii="黑体" w:eastAsia="黑体" w:hAnsi="黑体"/>
          <w:sz w:val="32"/>
          <w:szCs w:val="32"/>
        </w:rPr>
        <w:t>绪</w:t>
      </w:r>
      <w:r w:rsidRPr="00C42913">
        <w:rPr>
          <w:rFonts w:ascii="黑体" w:eastAsia="黑体" w:hAnsi="黑体" w:hint="eastAsia"/>
          <w:sz w:val="32"/>
          <w:szCs w:val="32"/>
        </w:rPr>
        <w:t xml:space="preserve"> </w:t>
      </w:r>
      <w:r w:rsidR="00CC12E5" w:rsidRPr="00C42913">
        <w:rPr>
          <w:rFonts w:ascii="黑体" w:eastAsia="黑体" w:hAnsi="黑体"/>
          <w:sz w:val="32"/>
          <w:szCs w:val="32"/>
        </w:rPr>
        <w:t>论</w:t>
      </w:r>
      <w:bookmarkEnd w:id="26"/>
    </w:p>
    <w:p w:rsidR="00CC12E5" w:rsidRPr="00F12E8A" w:rsidRDefault="00752AD2" w:rsidP="00752AD2">
      <w:pPr>
        <w:pStyle w:val="2"/>
        <w:rPr>
          <w:rFonts w:ascii="黑体" w:eastAsia="黑体" w:hAnsi="黑体"/>
          <w:sz w:val="30"/>
          <w:szCs w:val="30"/>
        </w:rPr>
      </w:pPr>
      <w:bookmarkStart w:id="27" w:name="_Toc7076860"/>
      <w:r w:rsidRPr="00F12E8A">
        <w:rPr>
          <w:rFonts w:ascii="黑体" w:eastAsia="黑体" w:hAnsi="黑体" w:hint="eastAsia"/>
          <w:sz w:val="30"/>
          <w:szCs w:val="30"/>
        </w:rPr>
        <w:t>1</w:t>
      </w:r>
      <w:r w:rsidRPr="00F12E8A">
        <w:rPr>
          <w:rFonts w:ascii="黑体" w:eastAsia="黑体" w:hAnsi="黑体"/>
          <w:sz w:val="30"/>
          <w:szCs w:val="30"/>
        </w:rPr>
        <w:t>.1</w:t>
      </w:r>
      <w:r w:rsidR="00CC12E5" w:rsidRPr="00F12E8A">
        <w:rPr>
          <w:rFonts w:ascii="黑体" w:eastAsia="黑体" w:hAnsi="黑体"/>
          <w:sz w:val="30"/>
          <w:szCs w:val="30"/>
        </w:rPr>
        <w:t>研究背景、目的与意义</w:t>
      </w:r>
      <w:bookmarkEnd w:id="27"/>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[1]。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在传统的解决方案中，需要提高电子医疗数据的权限、隐私、安全等，以维护数据的完整性、正确性、可靠性、安全性和隐私性。</w:t>
      </w:r>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另一方面，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2607D6" w:rsidRDefault="00C42913" w:rsidP="002607D6">
      <w:pPr>
        <w:pStyle w:val="2"/>
        <w:rPr>
          <w:rFonts w:ascii="黑体" w:eastAsia="黑体" w:hAnsi="黑体"/>
          <w:sz w:val="30"/>
          <w:szCs w:val="30"/>
        </w:rPr>
      </w:pPr>
      <w:bookmarkStart w:id="28" w:name="_Toc7076861"/>
      <w:r w:rsidRPr="002607D6">
        <w:rPr>
          <w:rFonts w:ascii="黑体" w:eastAsia="黑体" w:hAnsi="黑体" w:hint="eastAsia"/>
          <w:sz w:val="30"/>
          <w:szCs w:val="30"/>
        </w:rPr>
        <w:t>1</w:t>
      </w:r>
      <w:r w:rsidRPr="002607D6">
        <w:rPr>
          <w:rFonts w:ascii="黑体" w:eastAsia="黑体" w:hAnsi="黑体"/>
          <w:sz w:val="30"/>
          <w:szCs w:val="30"/>
        </w:rPr>
        <w:t>.2</w:t>
      </w:r>
      <w:r w:rsidR="00CC12E5" w:rsidRPr="002607D6">
        <w:rPr>
          <w:rFonts w:ascii="黑体" w:eastAsia="黑体" w:hAnsi="黑体"/>
          <w:sz w:val="30"/>
          <w:szCs w:val="30"/>
        </w:rPr>
        <w:t>国内外研究现状</w:t>
      </w:r>
      <w:bookmarkEnd w:id="28"/>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[2]。</w:t>
      </w:r>
    </w:p>
    <w:p w:rsidR="000C2722" w:rsidRDefault="000C2722" w:rsidP="00CC12E5"/>
    <w:p w:rsidR="000C2722" w:rsidRDefault="000C2722" w:rsidP="00CC12E5"/>
    <w:p w:rsidR="000C2722" w:rsidRDefault="000C2722" w:rsidP="00CC12E5"/>
    <w:p w:rsidR="00CC12E5" w:rsidRPr="000C2722" w:rsidRDefault="000C2722" w:rsidP="000C2722">
      <w:pPr>
        <w:pStyle w:val="2"/>
        <w:rPr>
          <w:rFonts w:ascii="黑体" w:eastAsia="黑体" w:hAnsi="黑体"/>
          <w:sz w:val="30"/>
          <w:szCs w:val="30"/>
        </w:rPr>
      </w:pPr>
      <w:bookmarkStart w:id="29" w:name="_Toc7076862"/>
      <w:r w:rsidRPr="000C2722">
        <w:rPr>
          <w:rFonts w:ascii="黑体" w:eastAsia="黑体" w:hAnsi="黑体" w:hint="eastAsia"/>
          <w:sz w:val="30"/>
          <w:szCs w:val="30"/>
        </w:rPr>
        <w:lastRenderedPageBreak/>
        <w:t>1</w:t>
      </w:r>
      <w:r w:rsidRPr="000C2722">
        <w:rPr>
          <w:rFonts w:ascii="黑体" w:eastAsia="黑体" w:hAnsi="黑体"/>
          <w:sz w:val="30"/>
          <w:szCs w:val="30"/>
        </w:rPr>
        <w:t>.3</w:t>
      </w:r>
      <w:r w:rsidR="00CC12E5" w:rsidRPr="000C2722">
        <w:rPr>
          <w:rFonts w:ascii="黑体" w:eastAsia="黑体" w:hAnsi="黑体"/>
          <w:sz w:val="30"/>
          <w:szCs w:val="30"/>
        </w:rPr>
        <w:t>论文内容与组织</w:t>
      </w:r>
      <w:bookmarkEnd w:id="29"/>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本文主要描述电子病历安全存储和授权共享系统的实现。</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第一章，绪论，分析我国医疗系统数字化的进程，讨论了医疗数据安全存储和授权共享的重要性，对比了国内外关于隐私数据存储算法的发展和趋势。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第二章，相关理论介绍，介绍本文中研究设计的系统中所涉及的关键理论，主要包括：区块链技术、比特币技术、以太坊平台等。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394647" w:rsidRPr="00394647">
        <w:rPr>
          <w:rFonts w:ascii="宋体" w:eastAsia="宋体" w:hAnsi="宋体"/>
          <w:sz w:val="24"/>
        </w:rPr>
        <w:t>具体实现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291872" w:rsidRPr="009A4D5A" w:rsidRDefault="003207BF" w:rsidP="00291872">
      <w:pPr>
        <w:spacing w:line="300" w:lineRule="auto"/>
        <w:ind w:firstLine="475"/>
        <w:rPr>
          <w:ins w:id="30" w:author="sszhu" w:date="2019-04-26T08:36:00Z"/>
          <w:rFonts w:ascii="Times New Roman" w:eastAsia="宋体" w:hAnsi="Times New Roman" w:cs="Times New Roman"/>
          <w:color w:val="FF0000"/>
          <w:sz w:val="24"/>
          <w:szCs w:val="21"/>
        </w:rPr>
      </w:pPr>
      <w:bookmarkStart w:id="31" w:name="_Toc7076863"/>
      <w:r w:rsidRPr="003207BF">
        <w:rPr>
          <w:rFonts w:ascii="黑体" w:eastAsia="黑体" w:hAnsi="黑体" w:hint="eastAsia"/>
          <w:sz w:val="32"/>
          <w:szCs w:val="32"/>
        </w:rPr>
        <w:t>2</w:t>
      </w:r>
      <w:r w:rsidRPr="003207BF">
        <w:rPr>
          <w:rFonts w:ascii="黑体" w:eastAsia="黑体" w:hAnsi="黑体"/>
          <w:sz w:val="32"/>
          <w:szCs w:val="32"/>
        </w:rPr>
        <w:t>.</w:t>
      </w:r>
      <w:r w:rsidR="00CC12E5" w:rsidRPr="003207BF">
        <w:rPr>
          <w:rFonts w:ascii="黑体" w:eastAsia="黑体" w:hAnsi="黑体"/>
          <w:sz w:val="32"/>
          <w:szCs w:val="32"/>
        </w:rPr>
        <w:t>本论文相关理论</w:t>
      </w:r>
      <w:bookmarkEnd w:id="31"/>
      <w:ins w:id="32" w:author="sszhu" w:date="2019-04-26T08:36:00Z">
        <w:r w:rsidR="00291872" w:rsidRPr="009A4D5A">
          <w:rPr>
            <w:rFonts w:ascii="Times New Roman" w:eastAsia="宋体" w:hAnsi="Times New Roman" w:cs="Times New Roman" w:hint="eastAsia"/>
            <w:color w:val="FF0000"/>
            <w:sz w:val="24"/>
            <w:szCs w:val="21"/>
            <w:highlight w:val="yellow"/>
          </w:rPr>
          <w:t>（</w:t>
        </w:r>
        <w:r w:rsidR="00291872">
          <w:rPr>
            <w:rFonts w:ascii="Times New Roman" w:eastAsia="宋体" w:hAnsi="Times New Roman" w:cs="Times New Roman" w:hint="eastAsia"/>
            <w:color w:val="FF0000"/>
            <w:sz w:val="24"/>
            <w:szCs w:val="21"/>
            <w:highlight w:val="yellow"/>
          </w:rPr>
          <w:t>该</w:t>
        </w:r>
        <w:proofErr w:type="gramStart"/>
        <w:r w:rsidR="00291872" w:rsidRPr="009A4D5A">
          <w:rPr>
            <w:rFonts w:ascii="Times New Roman" w:eastAsia="宋体" w:hAnsi="Times New Roman" w:cs="Times New Roman" w:hint="eastAsia"/>
            <w:color w:val="FF0000"/>
            <w:sz w:val="24"/>
            <w:szCs w:val="21"/>
            <w:highlight w:val="yellow"/>
          </w:rPr>
          <w:t>技术技术</w:t>
        </w:r>
        <w:proofErr w:type="gramEnd"/>
        <w:r w:rsidR="00291872" w:rsidRPr="009A4D5A">
          <w:rPr>
            <w:rFonts w:ascii="Times New Roman" w:eastAsia="宋体" w:hAnsi="Times New Roman" w:cs="Times New Roman" w:hint="eastAsia"/>
            <w:color w:val="FF0000"/>
            <w:sz w:val="24"/>
            <w:szCs w:val="21"/>
            <w:highlight w:val="yellow"/>
          </w:rPr>
          <w:t>介绍与叙述最好能在其中加入以下诸如。。。。本系统采用该技术。。。或本系统在该技术上做了。。改进应用。。。等等，总之，让审阅老师觉得这些内容有一定的相关性而不是毫无关系的堆写。）</w:t>
        </w:r>
      </w:ins>
    </w:p>
    <w:p w:rsidR="00CC12E5" w:rsidRPr="003207BF" w:rsidRDefault="00CC12E5" w:rsidP="003207BF">
      <w:pPr>
        <w:pStyle w:val="1"/>
        <w:jc w:val="center"/>
        <w:rPr>
          <w:rFonts w:ascii="黑体" w:eastAsia="黑体" w:hAnsi="黑体"/>
          <w:sz w:val="32"/>
          <w:szCs w:val="32"/>
        </w:rPr>
      </w:pPr>
    </w:p>
    <w:p w:rsidR="00CC12E5" w:rsidRPr="003207BF" w:rsidRDefault="003207BF" w:rsidP="003207BF">
      <w:pPr>
        <w:pStyle w:val="2"/>
        <w:rPr>
          <w:rFonts w:ascii="黑体" w:eastAsia="黑体" w:hAnsi="黑体"/>
          <w:sz w:val="30"/>
          <w:szCs w:val="30"/>
        </w:rPr>
      </w:pPr>
      <w:bookmarkStart w:id="33" w:name="_Toc7076864"/>
      <w:r w:rsidRPr="003207BF">
        <w:rPr>
          <w:rFonts w:ascii="黑体" w:eastAsia="黑体" w:hAnsi="黑体" w:hint="eastAsia"/>
          <w:sz w:val="30"/>
          <w:szCs w:val="30"/>
        </w:rPr>
        <w:t>2</w:t>
      </w:r>
      <w:r w:rsidRPr="003207BF">
        <w:rPr>
          <w:rFonts w:ascii="黑体" w:eastAsia="黑体" w:hAnsi="黑体"/>
          <w:sz w:val="30"/>
          <w:szCs w:val="30"/>
        </w:rPr>
        <w:t>.1</w:t>
      </w:r>
      <w:r w:rsidR="00CC12E5" w:rsidRPr="003207BF">
        <w:rPr>
          <w:rFonts w:ascii="黑体" w:eastAsia="黑体" w:hAnsi="黑体"/>
          <w:sz w:val="30"/>
          <w:szCs w:val="30"/>
        </w:rPr>
        <w:t>区块链技术</w:t>
      </w:r>
      <w:bookmarkEnd w:id="33"/>
    </w:p>
    <w:p w:rsidR="00CC12E5" w:rsidRPr="003207BF" w:rsidRDefault="003207BF" w:rsidP="003207BF">
      <w:pPr>
        <w:pStyle w:val="3"/>
        <w:rPr>
          <w:rFonts w:ascii="黑体" w:eastAsia="黑体" w:hAnsi="黑体"/>
          <w:sz w:val="28"/>
          <w:szCs w:val="28"/>
        </w:rPr>
      </w:pPr>
      <w:bookmarkStart w:id="34" w:name="_Toc7076865"/>
      <w:r w:rsidRPr="003207BF">
        <w:rPr>
          <w:rFonts w:ascii="黑体" w:eastAsia="黑体" w:hAnsi="黑体"/>
          <w:sz w:val="28"/>
          <w:szCs w:val="28"/>
        </w:rPr>
        <w:t>2.1.1</w:t>
      </w:r>
      <w:r w:rsidR="00CC12E5" w:rsidRPr="003207BF">
        <w:rPr>
          <w:rFonts w:ascii="黑体" w:eastAsia="黑体" w:hAnsi="黑体"/>
          <w:sz w:val="28"/>
          <w:szCs w:val="28"/>
        </w:rPr>
        <w:t>定义</w:t>
      </w:r>
      <w:bookmarkEnd w:id="34"/>
    </w:p>
    <w:p w:rsidR="00CC12E5" w:rsidRPr="003207BF" w:rsidRDefault="00CC12E5" w:rsidP="003207BF">
      <w:pPr>
        <w:spacing w:line="300" w:lineRule="auto"/>
        <w:ind w:firstLine="420"/>
        <w:rPr>
          <w:rFonts w:ascii="宋体" w:eastAsia="宋体" w:hAnsi="宋体"/>
          <w:sz w:val="24"/>
        </w:rPr>
      </w:pPr>
      <w:r w:rsidRPr="003207BF">
        <w:rPr>
          <w:rFonts w:ascii="宋体" w:eastAsia="宋体" w:hAnsi="宋体"/>
          <w:sz w:val="24"/>
        </w:rPr>
        <w:t>2008年，中本聪在《Bitcoin：A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57249F" w:rsidRDefault="0057249F" w:rsidP="0057249F">
      <w:pPr>
        <w:pStyle w:val="3"/>
        <w:rPr>
          <w:rFonts w:ascii="黑体" w:eastAsia="黑体" w:hAnsi="黑体"/>
          <w:sz w:val="28"/>
          <w:szCs w:val="28"/>
        </w:rPr>
      </w:pPr>
      <w:bookmarkStart w:id="35" w:name="_Toc7076866"/>
      <w:r w:rsidRPr="0057249F">
        <w:rPr>
          <w:rFonts w:ascii="黑体" w:eastAsia="黑体" w:hAnsi="黑体" w:hint="eastAsia"/>
          <w:sz w:val="28"/>
          <w:szCs w:val="28"/>
        </w:rPr>
        <w:lastRenderedPageBreak/>
        <w:t>2</w:t>
      </w:r>
      <w:r w:rsidRPr="0057249F">
        <w:rPr>
          <w:rFonts w:ascii="黑体" w:eastAsia="黑体" w:hAnsi="黑体"/>
          <w:sz w:val="28"/>
          <w:szCs w:val="28"/>
        </w:rPr>
        <w:t>.1.2</w:t>
      </w:r>
      <w:r w:rsidR="00CC12E5" w:rsidRPr="0057249F">
        <w:rPr>
          <w:rFonts w:ascii="黑体" w:eastAsia="黑体" w:hAnsi="黑体"/>
          <w:sz w:val="28"/>
          <w:szCs w:val="28"/>
        </w:rPr>
        <w:t>区块链体系架构</w:t>
      </w:r>
      <w:bookmarkEnd w:id="35"/>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[5]。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36" w:name="_Toc7076867"/>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36"/>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w:t>
      </w:r>
      <w:r w:rsidRPr="008E3EB8">
        <w:rPr>
          <w:rFonts w:ascii="宋体" w:eastAsia="宋体" w:hAnsi="宋体"/>
          <w:sz w:val="24"/>
        </w:rPr>
        <w:lastRenderedPageBreak/>
        <w:t>社会系统中也有着巨大的应用潜力。区块链目前的应用场景主要有以下几方面：数字货币、数据存储、数据鉴证、金融交易、资产管理和投票选举六大场景[7]。</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530DD1" w:rsidRDefault="00530DD1" w:rsidP="00530DD1">
      <w:pPr>
        <w:pStyle w:val="3"/>
        <w:rPr>
          <w:rFonts w:ascii="黑体" w:eastAsia="黑体" w:hAnsi="黑体"/>
          <w:sz w:val="28"/>
          <w:szCs w:val="28"/>
        </w:rPr>
      </w:pPr>
      <w:bookmarkStart w:id="37" w:name="_Toc7076868"/>
      <w:r w:rsidRPr="00530DD1">
        <w:rPr>
          <w:rFonts w:ascii="黑体" w:eastAsia="黑体" w:hAnsi="黑体" w:hint="eastAsia"/>
          <w:sz w:val="28"/>
          <w:szCs w:val="28"/>
        </w:rPr>
        <w:t>2</w:t>
      </w:r>
      <w:r w:rsidRPr="00530DD1">
        <w:rPr>
          <w:rFonts w:ascii="黑体" w:eastAsia="黑体" w:hAnsi="黑体"/>
          <w:sz w:val="28"/>
          <w:szCs w:val="28"/>
        </w:rPr>
        <w:t>.1.4</w:t>
      </w:r>
      <w:r w:rsidR="00CC12E5" w:rsidRPr="00530DD1">
        <w:rPr>
          <w:rFonts w:ascii="黑体" w:eastAsia="黑体" w:hAnsi="黑体"/>
          <w:sz w:val="28"/>
          <w:szCs w:val="28"/>
        </w:rPr>
        <w:t>工作原理</w:t>
      </w:r>
      <w:bookmarkEnd w:id="3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仍然天生受制于“基于信任的模式”的弱点。传统的交易系统并不能实现完全不可逆的交易，因为现实中存在的第三方机构不能保证不会发生分歧。另一方面，第三方金融机构的存在，一定程度上增加了交易的复杂性。所以，人们需要一种电子支付系统，基于密码学原理而不基于信用。达成共识的买方和卖方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w:t>
      </w:r>
      <w:r w:rsidRPr="00B451C8">
        <w:rPr>
          <w:rFonts w:ascii="宋体" w:eastAsia="宋体" w:hAnsi="宋体"/>
          <w:sz w:val="24"/>
        </w:rPr>
        <w:lastRenderedPageBreak/>
        <w:t>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[3]。</w:t>
      </w:r>
    </w:p>
    <w:p w:rsidR="00CC12E5" w:rsidRPr="000A5A4A" w:rsidRDefault="000A5A4A" w:rsidP="000A5A4A">
      <w:pPr>
        <w:pStyle w:val="3"/>
        <w:rPr>
          <w:rFonts w:ascii="黑体" w:eastAsia="黑体" w:hAnsi="黑体"/>
          <w:sz w:val="28"/>
          <w:szCs w:val="28"/>
        </w:rPr>
      </w:pPr>
      <w:bookmarkStart w:id="38" w:name="_Toc7076869"/>
      <w:r w:rsidRPr="000A5A4A">
        <w:rPr>
          <w:rFonts w:ascii="黑体" w:eastAsia="黑体" w:hAnsi="黑体" w:hint="eastAsia"/>
          <w:sz w:val="28"/>
          <w:szCs w:val="28"/>
        </w:rPr>
        <w:t>2</w:t>
      </w:r>
      <w:r w:rsidRPr="000A5A4A">
        <w:rPr>
          <w:rFonts w:ascii="黑体" w:eastAsia="黑体" w:hAnsi="黑体"/>
          <w:sz w:val="28"/>
          <w:szCs w:val="28"/>
        </w:rPr>
        <w:t>.1.5</w:t>
      </w:r>
      <w:r w:rsidR="00CC12E5" w:rsidRPr="000A5A4A">
        <w:rPr>
          <w:rFonts w:ascii="黑体" w:eastAsia="黑体" w:hAnsi="黑体"/>
          <w:sz w:val="28"/>
          <w:szCs w:val="28"/>
        </w:rPr>
        <w:t>共识机制</w:t>
      </w:r>
      <w:bookmarkEnd w:id="38"/>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w:t>
      </w:r>
      <w:r w:rsidRPr="00B451C8">
        <w:rPr>
          <w:rFonts w:ascii="宋体" w:eastAsia="宋体" w:hAnsi="宋体"/>
          <w:sz w:val="24"/>
        </w:rPr>
        <w:tab/>
        <w:t>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w:t>
      </w:r>
      <w:r w:rsidRPr="00B451C8">
        <w:rPr>
          <w:rFonts w:ascii="宋体" w:eastAsia="宋体" w:hAnsi="宋体"/>
          <w:sz w:val="24"/>
        </w:rPr>
        <w:tab/>
        <w:t>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w:t>
      </w:r>
      <w:r w:rsidRPr="00B451C8">
        <w:rPr>
          <w:rFonts w:ascii="宋体" w:eastAsia="宋体" w:hAnsi="宋体"/>
          <w:sz w:val="24"/>
        </w:rPr>
        <w:tab/>
        <w:t>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w:t>
      </w:r>
      <w:r w:rsidRPr="00B451C8">
        <w:rPr>
          <w:rFonts w:ascii="宋体" w:eastAsia="宋体" w:hAnsi="宋体"/>
          <w:sz w:val="24"/>
        </w:rPr>
        <w:tab/>
        <w:t>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lastRenderedPageBreak/>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712D8A" w:rsidRDefault="00FC699A" w:rsidP="00712D8A">
      <w:pPr>
        <w:pStyle w:val="3"/>
        <w:rPr>
          <w:rFonts w:ascii="黑体" w:eastAsia="黑体" w:hAnsi="黑体"/>
          <w:sz w:val="28"/>
          <w:szCs w:val="28"/>
        </w:rPr>
      </w:pPr>
      <w:bookmarkStart w:id="39" w:name="_Toc7076870"/>
      <w:r w:rsidRPr="00712D8A">
        <w:rPr>
          <w:rFonts w:ascii="黑体" w:eastAsia="黑体" w:hAnsi="黑体" w:hint="eastAsia"/>
          <w:sz w:val="28"/>
          <w:szCs w:val="28"/>
        </w:rPr>
        <w:t>2</w:t>
      </w:r>
      <w:r w:rsidRPr="00712D8A">
        <w:rPr>
          <w:rFonts w:ascii="黑体" w:eastAsia="黑体" w:hAnsi="黑体"/>
          <w:sz w:val="28"/>
          <w:szCs w:val="28"/>
        </w:rPr>
        <w:t>.1.6</w:t>
      </w:r>
      <w:r w:rsidR="00CC12E5" w:rsidRPr="00712D8A">
        <w:rPr>
          <w:rFonts w:ascii="黑体" w:eastAsia="黑体" w:hAnsi="黑体"/>
          <w:sz w:val="28"/>
          <w:szCs w:val="28"/>
        </w:rPr>
        <w:t>区块链的类型</w:t>
      </w:r>
      <w:bookmarkEnd w:id="39"/>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区块链技术根据实际应用场景和需求具有公有链、联盟链和私有链三种应用模式[4]。</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1.公有链。公有链允许任何人自由进出，共识机制采用pow/pos/</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lastRenderedPageBreak/>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C8198C" w:rsidRDefault="00C8198C" w:rsidP="00C8198C">
      <w:pPr>
        <w:pStyle w:val="3"/>
        <w:rPr>
          <w:rFonts w:ascii="黑体" w:eastAsia="黑体" w:hAnsi="黑体"/>
          <w:sz w:val="30"/>
          <w:szCs w:val="30"/>
        </w:rPr>
      </w:pPr>
      <w:bookmarkStart w:id="40" w:name="_Toc7076871"/>
      <w:r>
        <w:rPr>
          <w:rFonts w:ascii="黑体" w:eastAsia="黑体" w:hAnsi="黑体" w:hint="eastAsia"/>
          <w:sz w:val="30"/>
          <w:szCs w:val="30"/>
        </w:rPr>
        <w:t>2</w:t>
      </w:r>
      <w:r>
        <w:rPr>
          <w:rFonts w:ascii="黑体" w:eastAsia="黑体" w:hAnsi="黑体"/>
          <w:sz w:val="30"/>
          <w:szCs w:val="30"/>
        </w:rPr>
        <w:t>.2</w:t>
      </w:r>
      <w:r w:rsidR="00CC12E5" w:rsidRPr="00C8198C">
        <w:rPr>
          <w:rFonts w:ascii="黑体" w:eastAsia="黑体" w:hAnsi="黑体"/>
          <w:sz w:val="30"/>
          <w:szCs w:val="30"/>
        </w:rPr>
        <w:t>智能合约</w:t>
      </w:r>
      <w:bookmarkEnd w:id="40"/>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智能合约容许在没有第三方参与的情况下进行可以被信赖的安全的交易，这些交易具有可追踪性和不可篡改行。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智能合约的概念于1994年由从事智能合约和数字货币研究的尼克萨博(Nick Szabo)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比特币是第一个实现了智能合约的产品，比特币的五种标准交易脚本提供了多方共同签名支付的脚本，又称多重签名支付，多重签名支付可以看做是智能合约的一种表现形式。</w:t>
      </w:r>
    </w:p>
    <w:p w:rsidR="00E8007F" w:rsidRPr="00E8007F" w:rsidRDefault="00CC12E5" w:rsidP="00E8007F">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760343" w:rsidRDefault="00760343" w:rsidP="00760343">
      <w:pPr>
        <w:pStyle w:val="2"/>
        <w:rPr>
          <w:rFonts w:ascii="黑体" w:eastAsia="黑体" w:hAnsi="黑体"/>
          <w:sz w:val="30"/>
          <w:szCs w:val="30"/>
        </w:rPr>
      </w:pPr>
      <w:bookmarkStart w:id="41" w:name="_Toc7076872"/>
      <w:r w:rsidRPr="00760343">
        <w:rPr>
          <w:rFonts w:ascii="黑体" w:eastAsia="黑体" w:hAnsi="黑体" w:hint="eastAsia"/>
          <w:sz w:val="30"/>
          <w:szCs w:val="30"/>
        </w:rPr>
        <w:t>2</w:t>
      </w:r>
      <w:r w:rsidRPr="00760343">
        <w:rPr>
          <w:rFonts w:ascii="黑体" w:eastAsia="黑体" w:hAnsi="黑体"/>
          <w:sz w:val="30"/>
          <w:szCs w:val="30"/>
        </w:rPr>
        <w:t>.3</w:t>
      </w:r>
      <w:r w:rsidR="00CC12E5" w:rsidRPr="00760343">
        <w:rPr>
          <w:rFonts w:ascii="黑体" w:eastAsia="黑体" w:hAnsi="黑体"/>
          <w:sz w:val="30"/>
          <w:szCs w:val="30"/>
        </w:rPr>
        <w:t>以太坊</w:t>
      </w:r>
      <w:bookmarkEnd w:id="41"/>
    </w:p>
    <w:p w:rsidR="00CC12E5" w:rsidRPr="00B451C8" w:rsidRDefault="00CC12E5" w:rsidP="00760343">
      <w:pPr>
        <w:spacing w:line="300" w:lineRule="auto"/>
        <w:ind w:firstLine="420"/>
        <w:rPr>
          <w:rFonts w:ascii="宋体" w:eastAsia="宋体" w:hAnsi="宋体"/>
          <w:sz w:val="24"/>
        </w:rPr>
      </w:pPr>
      <w:r w:rsidRPr="00B451C8">
        <w:rPr>
          <w:rFonts w:ascii="宋体" w:eastAsia="宋体" w:hAnsi="宋体"/>
          <w:sz w:val="24"/>
        </w:rPr>
        <w:t xml:space="preserve">以太坊（英语：Ethereum）最初由 </w:t>
      </w:r>
      <w:proofErr w:type="spellStart"/>
      <w:r w:rsidRPr="00B451C8">
        <w:rPr>
          <w:rFonts w:ascii="宋体" w:eastAsia="宋体" w:hAnsi="宋体"/>
          <w:sz w:val="24"/>
        </w:rPr>
        <w:t>Vitalik</w:t>
      </w:r>
      <w:proofErr w:type="spellEnd"/>
      <w:r w:rsidRPr="00B451C8">
        <w:rPr>
          <w:rFonts w:ascii="宋体" w:eastAsia="宋体" w:hAnsi="宋体"/>
          <w:sz w:val="24"/>
        </w:rPr>
        <w:t xml:space="preserve"> </w:t>
      </w:r>
      <w:proofErr w:type="spellStart"/>
      <w:r w:rsidRPr="00B451C8">
        <w:rPr>
          <w:rFonts w:ascii="宋体" w:eastAsia="宋体" w:hAnsi="宋体"/>
          <w:sz w:val="24"/>
        </w:rPr>
        <w:t>Buterin</w:t>
      </w:r>
      <w:proofErr w:type="spellEnd"/>
      <w:r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38131F" w:rsidRDefault="0038131F" w:rsidP="0038131F">
      <w:pPr>
        <w:pStyle w:val="3"/>
        <w:rPr>
          <w:rFonts w:ascii="黑体" w:eastAsia="黑体" w:hAnsi="黑体"/>
          <w:sz w:val="28"/>
          <w:szCs w:val="28"/>
        </w:rPr>
      </w:pPr>
      <w:bookmarkStart w:id="42" w:name="_Toc7076873"/>
      <w:r w:rsidRPr="0038131F">
        <w:rPr>
          <w:rFonts w:ascii="黑体" w:eastAsia="黑体" w:hAnsi="黑体" w:hint="eastAsia"/>
          <w:sz w:val="28"/>
          <w:szCs w:val="28"/>
        </w:rPr>
        <w:t>2</w:t>
      </w:r>
      <w:r w:rsidRPr="0038131F">
        <w:rPr>
          <w:rFonts w:ascii="黑体" w:eastAsia="黑体" w:hAnsi="黑体"/>
          <w:sz w:val="28"/>
          <w:szCs w:val="28"/>
        </w:rPr>
        <w:t>.3.1</w:t>
      </w:r>
      <w:r w:rsidR="00CC12E5" w:rsidRPr="0038131F">
        <w:rPr>
          <w:rFonts w:ascii="黑体" w:eastAsia="黑体" w:hAnsi="黑体"/>
          <w:sz w:val="28"/>
          <w:szCs w:val="28"/>
        </w:rPr>
        <w:t>以太坊账户</w:t>
      </w:r>
      <w:bookmarkEnd w:id="42"/>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lastRenderedPageBreak/>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9A047F" w:rsidRDefault="009A047F" w:rsidP="009A047F">
      <w:pPr>
        <w:pStyle w:val="3"/>
        <w:rPr>
          <w:rFonts w:ascii="黑体" w:eastAsia="黑体" w:hAnsi="黑体"/>
          <w:sz w:val="28"/>
          <w:szCs w:val="28"/>
        </w:rPr>
      </w:pPr>
      <w:bookmarkStart w:id="43" w:name="_Toc7076874"/>
      <w:r w:rsidRPr="009A047F">
        <w:rPr>
          <w:rFonts w:ascii="黑体" w:eastAsia="黑体" w:hAnsi="黑体" w:hint="eastAsia"/>
          <w:sz w:val="28"/>
          <w:szCs w:val="28"/>
        </w:rPr>
        <w:t>2</w:t>
      </w:r>
      <w:r w:rsidRPr="009A047F">
        <w:rPr>
          <w:rFonts w:ascii="黑体" w:eastAsia="黑体" w:hAnsi="黑体"/>
          <w:sz w:val="28"/>
          <w:szCs w:val="28"/>
        </w:rPr>
        <w:t>.3.2</w:t>
      </w:r>
      <w:r w:rsidR="00CC12E5" w:rsidRPr="009A047F">
        <w:rPr>
          <w:rFonts w:ascii="黑体" w:eastAsia="黑体" w:hAnsi="黑体"/>
          <w:sz w:val="28"/>
          <w:szCs w:val="28"/>
        </w:rPr>
        <w:t>消息和交易</w:t>
      </w:r>
      <w:bookmarkEnd w:id="43"/>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w:t>
      </w:r>
      <w:proofErr w:type="spellStart"/>
      <w:r w:rsidRPr="00B451C8">
        <w:rPr>
          <w:rFonts w:ascii="宋体" w:eastAsia="宋体" w:hAnsi="宋体"/>
          <w:sz w:val="24"/>
        </w:rPr>
        <w:t>Startgas</w:t>
      </w:r>
      <w:proofErr w:type="spellEnd"/>
      <w:r w:rsidRPr="00B451C8">
        <w:rPr>
          <w:rFonts w:ascii="宋体" w:eastAsia="宋体" w:hAnsi="宋体"/>
          <w:sz w:val="24"/>
        </w:rPr>
        <w:t>和</w:t>
      </w:r>
      <w:proofErr w:type="spellStart"/>
      <w:r w:rsidRPr="00B451C8">
        <w:rPr>
          <w:rFonts w:ascii="宋体" w:eastAsia="宋体" w:hAnsi="宋体"/>
          <w:sz w:val="24"/>
        </w:rPr>
        <w:t>Gasprice</w:t>
      </w:r>
      <w:proofErr w:type="spellEnd"/>
      <w:r w:rsidRPr="00B451C8">
        <w:rPr>
          <w:rFonts w:ascii="宋体" w:eastAsia="宋体" w:hAnsi="宋体"/>
          <w:sz w:val="24"/>
        </w:rPr>
        <w:t>的值。为了防止代码的指数级爆炸和无限循环，每个交易都需要限制执行代码所涉及的计算步骤，包括初始消息和在执行过程中引发的所有消息。</w:t>
      </w:r>
      <w:proofErr w:type="spellStart"/>
      <w:r w:rsidRPr="00B451C8">
        <w:rPr>
          <w:rFonts w:ascii="宋体" w:eastAsia="宋体" w:hAnsi="宋体"/>
          <w:sz w:val="24"/>
        </w:rPr>
        <w:t>Startgas</w:t>
      </w:r>
      <w:proofErr w:type="spellEnd"/>
      <w:r w:rsidRPr="00B451C8">
        <w:rPr>
          <w:rFonts w:ascii="宋体" w:eastAsia="宋体" w:hAnsi="宋体"/>
          <w:sz w:val="24"/>
        </w:rPr>
        <w:t>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Default="00086C2E" w:rsidP="00C1119D">
      <w:pPr>
        <w:pStyle w:val="3"/>
        <w:rPr>
          <w:rFonts w:ascii="黑体" w:eastAsia="黑体" w:hAnsi="黑体"/>
          <w:sz w:val="28"/>
          <w:szCs w:val="28"/>
        </w:rPr>
      </w:pPr>
      <w:bookmarkStart w:id="44" w:name="_Toc7076875"/>
      <w:r w:rsidRPr="00086C2E">
        <w:rPr>
          <w:rFonts w:ascii="黑体" w:eastAsia="黑体" w:hAnsi="黑体" w:hint="eastAsia"/>
          <w:sz w:val="28"/>
          <w:szCs w:val="28"/>
        </w:rPr>
        <w:lastRenderedPageBreak/>
        <w:t>2</w:t>
      </w:r>
      <w:r w:rsidRPr="00086C2E">
        <w:rPr>
          <w:rFonts w:ascii="黑体" w:eastAsia="黑体" w:hAnsi="黑体"/>
          <w:sz w:val="28"/>
          <w:szCs w:val="28"/>
        </w:rPr>
        <w:t>.3.3</w:t>
      </w:r>
      <w:r w:rsidR="00CC12E5" w:rsidRPr="00086C2E">
        <w:rPr>
          <w:rFonts w:ascii="黑体" w:eastAsia="黑体" w:hAnsi="黑体"/>
          <w:sz w:val="28"/>
          <w:szCs w:val="28"/>
        </w:rPr>
        <w:t>以太坊状态转换函数</w:t>
      </w:r>
      <w:bookmarkEnd w:id="44"/>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w:t>
      </w:r>
      <w:proofErr w:type="spellStart"/>
      <w:r w:rsidRPr="00B451C8">
        <w:rPr>
          <w:rFonts w:ascii="宋体" w:eastAsia="宋体" w:hAnsi="宋体"/>
          <w:sz w:val="24"/>
        </w:rPr>
        <w:t>cost_gas</w:t>
      </w:r>
      <w:proofErr w:type="spellEnd"/>
      <w:r w:rsidRPr="00B451C8">
        <w:rPr>
          <w:rFonts w:ascii="宋体" w:eastAsia="宋体" w:hAnsi="宋体"/>
          <w:sz w:val="24"/>
        </w:rPr>
        <w:t xml:space="preserve">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291872" w:rsidRPr="004324CE" w:rsidRDefault="00B8043A" w:rsidP="00291872">
      <w:pPr>
        <w:pStyle w:val="2"/>
        <w:ind w:left="720"/>
        <w:rPr>
          <w:ins w:id="45" w:author="sszhu" w:date="2019-04-26T08:36:00Z"/>
          <w:rFonts w:ascii="Times New Roman" w:eastAsia="黑体" w:hAnsi="Times New Roman" w:cs="Times New Roman" w:hint="eastAsia"/>
          <w:b w:val="0"/>
          <w:bCs w:val="0"/>
          <w:color w:val="FF0000"/>
          <w:sz w:val="30"/>
          <w:szCs w:val="20"/>
          <w:highlight w:val="yellow"/>
        </w:rPr>
      </w:pPr>
      <w:bookmarkStart w:id="46" w:name="_Toc7076876"/>
      <w:r w:rsidRPr="00B8043A">
        <w:lastRenderedPageBreak/>
        <w:t>3</w:t>
      </w:r>
      <w:r w:rsidRPr="00B8043A">
        <w:rPr>
          <w:rFonts w:hint="eastAsia"/>
        </w:rPr>
        <w:t>.</w:t>
      </w:r>
      <w:r w:rsidR="00CC12E5" w:rsidRPr="00B8043A">
        <w:t>基于以太坊的电子病历安全存储和授权共享方案</w:t>
      </w:r>
      <w:bookmarkEnd w:id="46"/>
      <w:ins w:id="47" w:author="sszhu" w:date="2019-04-26T08:36:00Z">
        <w:r w:rsidR="00291872" w:rsidRPr="004324CE">
          <w:rPr>
            <w:rFonts w:ascii="Times New Roman" w:eastAsia="黑体" w:hAnsi="Times New Roman" w:cs="Times New Roman" w:hint="eastAsia"/>
            <w:b w:val="0"/>
            <w:bCs w:val="0"/>
            <w:color w:val="FF0000"/>
            <w:sz w:val="30"/>
            <w:szCs w:val="20"/>
            <w:highlight w:val="yellow"/>
          </w:rPr>
          <w:t>（内容都是平淡的文字叙述，给人感觉这些内容似乎</w:t>
        </w:r>
        <w:r w:rsidR="00291872">
          <w:rPr>
            <w:rFonts w:ascii="Times New Roman" w:eastAsia="黑体" w:hAnsi="Times New Roman" w:cs="Times New Roman" w:hint="eastAsia"/>
            <w:b w:val="0"/>
            <w:bCs w:val="0"/>
            <w:color w:val="FF0000"/>
            <w:sz w:val="30"/>
            <w:szCs w:val="20"/>
            <w:highlight w:val="yellow"/>
          </w:rPr>
          <w:t>是你的</w:t>
        </w:r>
        <w:r w:rsidR="00291872" w:rsidRPr="004324CE">
          <w:rPr>
            <w:rFonts w:ascii="Times New Roman" w:eastAsia="黑体" w:hAnsi="Times New Roman" w:cs="Times New Roman" w:hint="eastAsia"/>
            <w:b w:val="0"/>
            <w:bCs w:val="0"/>
            <w:color w:val="FF0000"/>
            <w:sz w:val="30"/>
            <w:szCs w:val="20"/>
            <w:highlight w:val="yellow"/>
          </w:rPr>
          <w:t>又不是你的，似乎在叙述别人的理论，要把你自己做的工作或提出的东西明确</w:t>
        </w:r>
      </w:ins>
      <w:ins w:id="48" w:author="sszhu" w:date="2019-04-26T08:37:00Z">
        <w:r w:rsidR="00291872">
          <w:rPr>
            <w:rFonts w:ascii="Times New Roman" w:eastAsia="黑体" w:hAnsi="Times New Roman" w:cs="Times New Roman" w:hint="eastAsia"/>
            <w:b w:val="0"/>
            <w:bCs w:val="0"/>
            <w:color w:val="FF0000"/>
            <w:sz w:val="30"/>
            <w:szCs w:val="20"/>
            <w:highlight w:val="yellow"/>
          </w:rPr>
          <w:t>精炼</w:t>
        </w:r>
      </w:ins>
      <w:ins w:id="49" w:author="sszhu" w:date="2019-04-26T08:36:00Z">
        <w:r w:rsidR="00291872" w:rsidRPr="004324CE">
          <w:rPr>
            <w:rFonts w:ascii="Times New Roman" w:eastAsia="黑体" w:hAnsi="Times New Roman" w:cs="Times New Roman" w:hint="eastAsia"/>
            <w:b w:val="0"/>
            <w:bCs w:val="0"/>
            <w:color w:val="FF0000"/>
            <w:sz w:val="30"/>
            <w:szCs w:val="20"/>
            <w:highlight w:val="yellow"/>
          </w:rPr>
          <w:t>一些地</w:t>
        </w:r>
        <w:r w:rsidR="00291872">
          <w:rPr>
            <w:rFonts w:ascii="Times New Roman" w:eastAsia="黑体" w:hAnsi="Times New Roman" w:cs="Times New Roman" w:hint="eastAsia"/>
            <w:b w:val="0"/>
            <w:bCs w:val="0"/>
            <w:color w:val="FF0000"/>
            <w:sz w:val="30"/>
            <w:szCs w:val="20"/>
            <w:highlight w:val="yellow"/>
          </w:rPr>
          <w:t>或自信地</w:t>
        </w:r>
      </w:ins>
      <w:ins w:id="50" w:author="sszhu" w:date="2019-04-26T08:37:00Z">
        <w:r w:rsidR="00291872">
          <w:rPr>
            <w:rFonts w:ascii="Times New Roman" w:eastAsia="黑体" w:hAnsi="Times New Roman" w:cs="Times New Roman" w:hint="eastAsia"/>
            <w:b w:val="0"/>
            <w:bCs w:val="0"/>
            <w:color w:val="FF0000"/>
            <w:sz w:val="30"/>
            <w:szCs w:val="20"/>
            <w:highlight w:val="yellow"/>
          </w:rPr>
          <w:t>精炼抽象</w:t>
        </w:r>
      </w:ins>
      <w:ins w:id="51" w:author="sszhu" w:date="2019-04-26T08:36:00Z">
        <w:r w:rsidR="00291872" w:rsidRPr="004324CE">
          <w:rPr>
            <w:rFonts w:ascii="Times New Roman" w:eastAsia="黑体" w:hAnsi="Times New Roman" w:cs="Times New Roman" w:hint="eastAsia"/>
            <w:b w:val="0"/>
            <w:bCs w:val="0"/>
            <w:color w:val="FF0000"/>
            <w:sz w:val="30"/>
            <w:szCs w:val="20"/>
            <w:highlight w:val="yellow"/>
          </w:rPr>
          <w:t>表述出来，表述清楚</w:t>
        </w:r>
      </w:ins>
      <w:ins w:id="52" w:author="sszhu" w:date="2019-04-26T08:40:00Z">
        <w:r w:rsidR="00291872">
          <w:rPr>
            <w:rFonts w:ascii="Times New Roman" w:eastAsia="黑体" w:hAnsi="Times New Roman" w:cs="Times New Roman" w:hint="eastAsia"/>
            <w:b w:val="0"/>
            <w:bCs w:val="0"/>
            <w:color w:val="FF0000"/>
            <w:sz w:val="30"/>
            <w:szCs w:val="20"/>
            <w:highlight w:val="yellow"/>
          </w:rPr>
          <w:t>，如提出什么理论模型或改进什么算法等等</w:t>
        </w:r>
      </w:ins>
      <w:ins w:id="53" w:author="sszhu" w:date="2019-04-26T08:45:00Z">
        <w:r w:rsidR="00AB0DDD">
          <w:rPr>
            <w:rFonts w:ascii="Times New Roman" w:eastAsia="黑体" w:hAnsi="Times New Roman" w:cs="Times New Roman" w:hint="eastAsia"/>
            <w:b w:val="0"/>
            <w:bCs w:val="0"/>
            <w:color w:val="FF0000"/>
            <w:sz w:val="30"/>
            <w:szCs w:val="20"/>
            <w:highlight w:val="yellow"/>
          </w:rPr>
          <w:t>，让评阅老师看出你做的工作或创新</w:t>
        </w:r>
      </w:ins>
      <w:bookmarkStart w:id="54" w:name="_GoBack"/>
      <w:bookmarkEnd w:id="54"/>
      <w:ins w:id="55" w:author="sszhu" w:date="2019-04-26T08:41:00Z">
        <w:r w:rsidR="00B219F4">
          <w:rPr>
            <w:rFonts w:ascii="Times New Roman" w:eastAsia="黑体" w:hAnsi="Times New Roman" w:cs="Times New Roman" w:hint="eastAsia"/>
            <w:b w:val="0"/>
            <w:bCs w:val="0"/>
            <w:color w:val="FF0000"/>
            <w:sz w:val="30"/>
            <w:szCs w:val="20"/>
            <w:highlight w:val="yellow"/>
          </w:rPr>
          <w:t>）</w:t>
        </w:r>
      </w:ins>
    </w:p>
    <w:p w:rsidR="00CC12E5" w:rsidRPr="00291872" w:rsidRDefault="00CC12E5" w:rsidP="00811EBE">
      <w:pPr>
        <w:pStyle w:val="1"/>
        <w:jc w:val="center"/>
      </w:pPr>
    </w:p>
    <w:p w:rsidR="00CC12E5" w:rsidRPr="00B8043A" w:rsidRDefault="00B8043A" w:rsidP="00B8043A">
      <w:pPr>
        <w:pStyle w:val="2"/>
        <w:rPr>
          <w:rFonts w:ascii="黑体" w:eastAsia="黑体" w:hAnsi="黑体"/>
          <w:sz w:val="30"/>
          <w:szCs w:val="30"/>
        </w:rPr>
      </w:pPr>
      <w:bookmarkStart w:id="56" w:name="_Toc7076877"/>
      <w:r w:rsidRPr="00B8043A">
        <w:rPr>
          <w:rFonts w:ascii="黑体" w:eastAsia="黑体" w:hAnsi="黑体" w:hint="eastAsia"/>
          <w:sz w:val="30"/>
          <w:szCs w:val="30"/>
        </w:rPr>
        <w:t>3</w:t>
      </w:r>
      <w:r w:rsidRPr="00B8043A">
        <w:rPr>
          <w:rFonts w:ascii="黑体" w:eastAsia="黑体" w:hAnsi="黑体"/>
          <w:sz w:val="30"/>
          <w:szCs w:val="30"/>
        </w:rPr>
        <w:t>.1</w:t>
      </w:r>
      <w:r w:rsidR="00CC12E5" w:rsidRPr="00B8043A">
        <w:rPr>
          <w:rFonts w:ascii="黑体" w:eastAsia="黑体" w:hAnsi="黑体"/>
          <w:sz w:val="30"/>
          <w:szCs w:val="30"/>
        </w:rPr>
        <w:t>研究目标和研究内容</w:t>
      </w:r>
      <w:bookmarkEnd w:id="56"/>
    </w:p>
    <w:p w:rsidR="00CC12E5" w:rsidRPr="00291872" w:rsidRDefault="00CC12E5" w:rsidP="00B8043A">
      <w:pPr>
        <w:spacing w:line="300" w:lineRule="auto"/>
        <w:ind w:firstLine="420"/>
        <w:rPr>
          <w:rFonts w:ascii="宋体" w:eastAsia="宋体" w:hAnsi="宋体"/>
          <w:color w:val="FF0000"/>
          <w:sz w:val="24"/>
          <w:rPrChange w:id="57" w:author="sszhu" w:date="2019-04-26T08:38:00Z">
            <w:rPr>
              <w:rFonts w:ascii="宋体" w:eastAsia="宋体" w:hAnsi="宋体"/>
              <w:sz w:val="24"/>
            </w:rPr>
          </w:rPrChange>
        </w:rPr>
      </w:pPr>
      <w:r w:rsidRPr="00B451C8">
        <w:rPr>
          <w:rFonts w:ascii="宋体" w:eastAsia="宋体" w:hAnsi="宋体"/>
          <w:sz w:val="24"/>
        </w:rPr>
        <w:t>本系统是对原慢病移动监护协同诊治平台的子系统进行升级。“慢病移动监护协同诊治平台” (简称：“慢病家居监护平台”)，该开发平台通过APP端的手机移动模式，提供直观、方便、快捷的家居移动医疗监护数据的实时采集、上传云服务器，原有平台的功能</w:t>
      </w:r>
      <w:r w:rsidRPr="00291872">
        <w:rPr>
          <w:rFonts w:ascii="宋体" w:eastAsia="宋体" w:hAnsi="宋体"/>
          <w:color w:val="FF0000"/>
          <w:sz w:val="24"/>
          <w:highlight w:val="yellow"/>
          <w:rPrChange w:id="58" w:author="sszhu" w:date="2019-04-26T08:38:00Z">
            <w:rPr>
              <w:rFonts w:ascii="宋体" w:eastAsia="宋体" w:hAnsi="宋体"/>
              <w:sz w:val="24"/>
            </w:rPr>
          </w:rPrChange>
        </w:rPr>
        <w:t>组成图</w:t>
      </w:r>
      <w:ins w:id="59" w:author="sszhu" w:date="2019-04-26T08:38:00Z">
        <w:r w:rsidR="00291872">
          <w:rPr>
            <w:rFonts w:ascii="宋体" w:eastAsia="宋体" w:hAnsi="宋体" w:hint="eastAsia"/>
            <w:color w:val="FF0000"/>
            <w:sz w:val="24"/>
            <w:highlight w:val="yellow"/>
          </w:rPr>
          <w:t>。。。。</w:t>
        </w:r>
      </w:ins>
      <w:r w:rsidRPr="00291872">
        <w:rPr>
          <w:rFonts w:ascii="宋体" w:eastAsia="宋体" w:hAnsi="宋体"/>
          <w:color w:val="FF0000"/>
          <w:sz w:val="24"/>
          <w:highlight w:val="yellow"/>
          <w:rPrChange w:id="60" w:author="sszhu" w:date="2019-04-26T08:38:00Z">
            <w:rPr>
              <w:rFonts w:ascii="宋体" w:eastAsia="宋体" w:hAnsi="宋体"/>
              <w:sz w:val="24"/>
            </w:rPr>
          </w:rPrChange>
        </w:rPr>
        <w:t>如下所示：</w:t>
      </w:r>
      <w:ins w:id="61" w:author="sszhu" w:date="2019-04-26T08:38:00Z">
        <w:r w:rsidR="00291872">
          <w:rPr>
            <w:rFonts w:ascii="宋体" w:eastAsia="宋体" w:hAnsi="宋体" w:hint="eastAsia"/>
            <w:color w:val="FF0000"/>
            <w:sz w:val="24"/>
            <w:highlight w:val="yellow"/>
          </w:rPr>
          <w:t>（不能用如下图，要给出图号，下同）</w:t>
        </w:r>
      </w:ins>
    </w:p>
    <w:p w:rsidR="00402726" w:rsidRDefault="00975BB4" w:rsidP="00402726">
      <w:pPr>
        <w:keepNext/>
        <w:widowControl/>
        <w:jc w:val="left"/>
      </w:pPr>
      <w:r w:rsidRPr="00975BB4">
        <w:rPr>
          <w:rFonts w:ascii="宋体" w:eastAsia="宋体" w:hAnsi="宋体" w:cs="宋体"/>
          <w:kern w:val="0"/>
          <w:sz w:val="24"/>
        </w:rPr>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本系统主要对原医疗协同平台系统中的电子病历管理和权限管理进行升级。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 xml:space="preserve"> </w:t>
      </w:r>
    </w:p>
    <w:p w:rsidR="00402726" w:rsidRDefault="00402726" w:rsidP="00402726">
      <w:pPr>
        <w:keepNext/>
        <w:widowControl/>
        <w:jc w:val="left"/>
      </w:pPr>
      <w:r w:rsidRPr="00402726">
        <w:rPr>
          <w:rFonts w:ascii="宋体" w:eastAsia="宋体" w:hAnsi="宋体" w:cs="宋体"/>
          <w:kern w:val="0"/>
          <w:sz w:val="24"/>
        </w:rPr>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管理方案，该方案采用以太坊智能合约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1.患者可以管理自己的病历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2.患者可以将自己病历的权限赋予第三方机构，医生获得权限后可以查看和编辑患者的病历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CC12E5" w:rsidRPr="00811EBE" w:rsidRDefault="00811EBE" w:rsidP="00811EBE">
      <w:pPr>
        <w:pStyle w:val="2"/>
        <w:rPr>
          <w:rFonts w:ascii="黑体" w:eastAsia="黑体" w:hAnsi="黑体"/>
          <w:sz w:val="30"/>
          <w:szCs w:val="30"/>
        </w:rPr>
      </w:pPr>
      <w:bookmarkStart w:id="62" w:name="_Toc7076878"/>
      <w:r w:rsidRPr="00811EBE">
        <w:rPr>
          <w:rFonts w:ascii="黑体" w:eastAsia="黑体" w:hAnsi="黑体"/>
          <w:sz w:val="30"/>
          <w:szCs w:val="30"/>
        </w:rPr>
        <w:t>3.2</w:t>
      </w:r>
      <w:r w:rsidR="00CC12E5" w:rsidRPr="00811EBE">
        <w:rPr>
          <w:rFonts w:ascii="黑体" w:eastAsia="黑体" w:hAnsi="黑体"/>
          <w:sz w:val="30"/>
          <w:szCs w:val="30"/>
        </w:rPr>
        <w:t>拟解决的关键科学问题</w:t>
      </w:r>
      <w:bookmarkEnd w:id="62"/>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数据共享。传统医疗机构间共享数据困难，困难点在于医疗数据的校验、保存和同步[6]。由于访问权限的限制，患者、医生和研究人员在读取和共享医疗数据十分困难，需要大量的权限检查和数据校验的过程。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291872" w:rsidRPr="009A4D5A" w:rsidRDefault="00811EBE" w:rsidP="00291872">
      <w:pPr>
        <w:pStyle w:val="1"/>
        <w:widowControl/>
        <w:numPr>
          <w:ilvl w:val="0"/>
          <w:numId w:val="1"/>
        </w:numPr>
        <w:jc w:val="center"/>
        <w:rPr>
          <w:ins w:id="63" w:author="sszhu" w:date="2019-04-26T08:39:00Z"/>
          <w:color w:val="FF0000"/>
          <w:sz w:val="32"/>
          <w:highlight w:val="yellow"/>
        </w:rPr>
      </w:pPr>
      <w:bookmarkStart w:id="64" w:name="_Toc7076879"/>
      <w:r w:rsidRPr="00811EBE">
        <w:rPr>
          <w:rFonts w:ascii="黑体" w:eastAsia="黑体" w:hAnsi="黑体"/>
        </w:rPr>
        <w:t>4.</w:t>
      </w:r>
      <w:r w:rsidR="00CC12E5" w:rsidRPr="00811EBE">
        <w:rPr>
          <w:rFonts w:ascii="黑体" w:eastAsia="黑体" w:hAnsi="黑体"/>
        </w:rPr>
        <w:t>基于以太坊的电子病历安全存储和授权共享的具体</w:t>
      </w:r>
      <w:ins w:id="65" w:author="sszhu" w:date="2019-04-26T08:39:00Z">
        <w:r w:rsidR="00291872">
          <w:rPr>
            <w:rFonts w:ascii="黑体" w:eastAsia="黑体" w:hAnsi="黑体" w:hint="eastAsia"/>
          </w:rPr>
          <w:t>验证</w:t>
        </w:r>
      </w:ins>
      <w:r w:rsidR="00CC12E5" w:rsidRPr="00811EBE">
        <w:rPr>
          <w:rFonts w:ascii="黑体" w:eastAsia="黑体" w:hAnsi="黑体"/>
        </w:rPr>
        <w:t>实现</w:t>
      </w:r>
      <w:bookmarkEnd w:id="64"/>
      <w:ins w:id="66" w:author="sszhu" w:date="2019-04-26T08:39:00Z">
        <w:r w:rsidR="00291872" w:rsidRPr="009A4D5A">
          <w:rPr>
            <w:rFonts w:hint="eastAsia"/>
            <w:color w:val="FF0000"/>
            <w:sz w:val="32"/>
            <w:highlight w:val="yellow"/>
          </w:rPr>
          <w:t>（验证设计太简单，似乎与方案是两张皮）</w:t>
        </w:r>
      </w:ins>
    </w:p>
    <w:p w:rsidR="00CC12E5" w:rsidRPr="00291872" w:rsidRDefault="00CC12E5" w:rsidP="00811EBE">
      <w:pPr>
        <w:pStyle w:val="1"/>
        <w:jc w:val="center"/>
        <w:rPr>
          <w:rFonts w:ascii="黑体" w:eastAsia="黑体" w:hAnsi="黑体"/>
        </w:rPr>
      </w:pPr>
    </w:p>
    <w:p w:rsidR="00CC12E5" w:rsidRPr="00811EBE" w:rsidRDefault="00811EBE" w:rsidP="00811EBE">
      <w:pPr>
        <w:pStyle w:val="2"/>
        <w:rPr>
          <w:rFonts w:ascii="黑体" w:eastAsia="黑体" w:hAnsi="黑体"/>
        </w:rPr>
      </w:pPr>
      <w:bookmarkStart w:id="67" w:name="_Toc7076880"/>
      <w:r w:rsidRPr="00811EBE">
        <w:rPr>
          <w:rFonts w:ascii="黑体" w:eastAsia="黑体" w:hAnsi="黑体" w:hint="eastAsia"/>
        </w:rPr>
        <w:t>4</w:t>
      </w:r>
      <w:r w:rsidRPr="00811EBE">
        <w:rPr>
          <w:rFonts w:ascii="黑体" w:eastAsia="黑体" w:hAnsi="黑体"/>
        </w:rPr>
        <w:t>.1</w:t>
      </w:r>
      <w:ins w:id="68" w:author="sszhu" w:date="2019-04-26T08:41:00Z">
        <w:r w:rsidR="0094198C">
          <w:rPr>
            <w:rFonts w:ascii="黑体" w:eastAsia="黑体" w:hAnsi="黑体"/>
          </w:rPr>
          <w:t>…</w:t>
        </w:r>
        <w:proofErr w:type="gramStart"/>
        <w:r w:rsidR="0094198C">
          <w:rPr>
            <w:rFonts w:ascii="黑体" w:eastAsia="黑体" w:hAnsi="黑体"/>
          </w:rPr>
          <w:t>…..</w:t>
        </w:r>
      </w:ins>
      <w:proofErr w:type="gramEnd"/>
      <w:del w:id="69" w:author="sszhu" w:date="2019-04-26T08:41:00Z">
        <w:r w:rsidR="00CC12E5" w:rsidRPr="00811EBE" w:rsidDel="0094198C">
          <w:rPr>
            <w:rFonts w:ascii="黑体" w:eastAsia="黑体" w:hAnsi="黑体"/>
          </w:rPr>
          <w:delText>整体</w:delText>
        </w:r>
      </w:del>
      <w:r w:rsidR="00CC12E5" w:rsidRPr="00811EBE">
        <w:rPr>
          <w:rFonts w:ascii="黑体" w:eastAsia="黑体" w:hAnsi="黑体"/>
        </w:rPr>
        <w:t>框架设计</w:t>
      </w:r>
      <w:bookmarkEnd w:id="67"/>
      <w:ins w:id="70" w:author="sszhu" w:date="2019-04-26T08:41:00Z">
        <w:r w:rsidR="0094198C" w:rsidRPr="009A4D5A">
          <w:rPr>
            <w:rFonts w:ascii="Times New Roman" w:eastAsia="黑体" w:hAnsi="Times New Roman" w:cs="Times New Roman" w:hint="eastAsia"/>
            <w:b w:val="0"/>
            <w:bCs w:val="0"/>
            <w:color w:val="FF0000"/>
            <w:sz w:val="30"/>
            <w:szCs w:val="20"/>
            <w:highlight w:val="yellow"/>
          </w:rPr>
          <w:t>标题与内容不一致</w:t>
        </w:r>
        <w:r w:rsidR="0094198C" w:rsidRPr="008B584A">
          <w:rPr>
            <w:rFonts w:ascii="Times New Roman" w:eastAsia="黑体" w:hAnsi="Times New Roman" w:cs="Times New Roman" w:hint="eastAsia"/>
            <w:b w:val="0"/>
            <w:bCs w:val="0"/>
            <w:color w:val="FF0000"/>
            <w:sz w:val="30"/>
            <w:szCs w:val="20"/>
            <w:highlight w:val="yellow"/>
          </w:rPr>
          <w:t>或换个更贴切的</w:t>
        </w:r>
      </w:ins>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整体框架图如下：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CC12E5" w:rsidP="00B451C8">
      <w:pPr>
        <w:spacing w:line="300" w:lineRule="auto"/>
        <w:rPr>
          <w:rFonts w:ascii="宋体" w:eastAsia="宋体" w:hAnsi="宋体"/>
          <w:sz w:val="24"/>
        </w:rPr>
      </w:pPr>
      <w:r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Pr="00465575" w:rsidRDefault="00465575" w:rsidP="00465575">
      <w:pPr>
        <w:pStyle w:val="2"/>
        <w:rPr>
          <w:rFonts w:ascii="黑体" w:eastAsia="黑体" w:hAnsi="黑体"/>
        </w:rPr>
      </w:pPr>
      <w:bookmarkStart w:id="71" w:name="_Toc7076881"/>
      <w:r>
        <w:rPr>
          <w:rFonts w:ascii="黑体" w:eastAsia="黑体" w:hAnsi="黑体" w:hint="eastAsia"/>
        </w:rPr>
        <w:t>4</w:t>
      </w:r>
      <w:r>
        <w:rPr>
          <w:rFonts w:ascii="黑体" w:eastAsia="黑体" w:hAnsi="黑体"/>
        </w:rPr>
        <w:t>.2</w:t>
      </w:r>
      <w:r w:rsidR="00CC12E5" w:rsidRPr="00465575">
        <w:rPr>
          <w:rFonts w:ascii="黑体" w:eastAsia="黑体" w:hAnsi="黑体"/>
        </w:rPr>
        <w:t>智能合约设计</w:t>
      </w:r>
      <w:bookmarkEnd w:id="71"/>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contract </w:t>
            </w:r>
            <w:proofErr w:type="spellStart"/>
            <w:r w:rsidRPr="005C21F4">
              <w:rPr>
                <w:rFonts w:ascii="宋体" w:eastAsia="宋体" w:hAnsi="宋体"/>
                <w:sz w:val="24"/>
              </w:rPr>
              <w:t>Ehealth</w:t>
            </w:r>
            <w:proofErr w:type="spellEnd"/>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uint</w:t>
            </w:r>
            <w:proofErr w:type="spellEnd"/>
            <w:r w:rsidRPr="005C21F4">
              <w:rPr>
                <w:rFonts w:ascii="宋体" w:eastAsia="宋体" w:hAnsi="宋体"/>
                <w:sz w:val="24"/>
              </w:rPr>
              <w:t xml:space="preserve">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constructor(</w:t>
            </w:r>
            <w:proofErr w:type="gramEnd"/>
            <w:r w:rsidRPr="005C21F4">
              <w:rPr>
                <w:rFonts w:ascii="宋体" w:eastAsia="宋体" w:hAnsi="宋体"/>
                <w:sz w:val="24"/>
              </w:rPr>
              <w:t xml:space="preserve">string memory _name, string memory _gender, </w:t>
            </w:r>
            <w:proofErr w:type="spellStart"/>
            <w:r w:rsidRPr="005C21F4">
              <w:rPr>
                <w:rFonts w:ascii="宋体" w:eastAsia="宋体" w:hAnsi="宋体"/>
                <w:sz w:val="24"/>
              </w:rPr>
              <w:t>uint</w:t>
            </w:r>
            <w:proofErr w:type="spellEnd"/>
            <w:r w:rsidRPr="005C21F4">
              <w:rPr>
                <w:rFonts w:ascii="宋体" w:eastAsia="宋体" w:hAnsi="宋体"/>
                <w:sz w:val="24"/>
              </w:rPr>
              <w:t xml:space="preserve">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myaddress</w:t>
            </w:r>
            <w:proofErr w:type="spellEnd"/>
            <w:r w:rsidRPr="005C21F4">
              <w:rPr>
                <w:rFonts w:ascii="宋体" w:eastAsia="宋体" w:hAnsi="宋体"/>
                <w:sz w:val="24"/>
              </w:rPr>
              <w:t xml:space="preserve">  =</w:t>
            </w:r>
            <w:proofErr w:type="gramEnd"/>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spellStart"/>
            <w:r w:rsidRPr="005C21F4">
              <w:rPr>
                <w:rFonts w:ascii="宋体" w:eastAsia="宋体" w:hAnsi="宋体"/>
                <w:sz w:val="24"/>
              </w:rPr>
              <w:t>check_</w:t>
            </w:r>
            <w:proofErr w:type="gramStart"/>
            <w:r w:rsidRPr="005C21F4">
              <w:rPr>
                <w:rFonts w:ascii="宋体" w:eastAsia="宋体" w:hAnsi="宋体"/>
                <w:sz w:val="24"/>
              </w:rPr>
              <w:t>doc</w:t>
            </w:r>
            <w:proofErr w:type="spellEnd"/>
            <w:r w:rsidRPr="005C21F4">
              <w:rPr>
                <w:rFonts w:ascii="宋体" w:eastAsia="宋体" w:hAnsi="宋体"/>
                <w:sz w:val="24"/>
              </w:rPr>
              <w:t>(</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spellStart"/>
            <w:proofErr w:type="gramStart"/>
            <w:r w:rsidRPr="005C21F4">
              <w:rPr>
                <w:rFonts w:ascii="宋体" w:eastAsia="宋体" w:hAnsi="宋体"/>
                <w:sz w:val="24"/>
              </w:rPr>
              <w:t>makeChange</w:t>
            </w:r>
            <w:proofErr w:type="spellEnd"/>
            <w:r w:rsidRPr="005C21F4">
              <w:rPr>
                <w:rFonts w:ascii="宋体" w:eastAsia="宋体" w:hAnsi="宋体"/>
                <w:sz w:val="24"/>
              </w:rPr>
              <w:t>(</w:t>
            </w:r>
            <w:proofErr w:type="gram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authens</w:t>
            </w:r>
            <w:proofErr w:type="spellEnd"/>
            <w:r w:rsidRPr="005C21F4">
              <w:rPr>
                <w:rFonts w:ascii="宋体" w:eastAsia="宋体" w:hAnsi="宋体"/>
                <w:sz w:val="24"/>
              </w:rPr>
              <w:t>(</w:t>
            </w:r>
            <w:proofErr w:type="gram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unAuth</w:t>
            </w:r>
            <w:proofErr w:type="spellEnd"/>
            <w:r w:rsidRPr="005C21F4">
              <w:rPr>
                <w:rFonts w:ascii="宋体" w:eastAsia="宋体" w:hAnsi="宋体"/>
                <w:sz w:val="24"/>
              </w:rPr>
              <w:t>(</w:t>
            </w:r>
            <w:proofErr w:type="gram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getName</w:t>
            </w:r>
            <w:proofErr w:type="spellEnd"/>
            <w:r w:rsidRPr="005C21F4">
              <w:rPr>
                <w:rFonts w:ascii="宋体" w:eastAsia="宋体" w:hAnsi="宋体"/>
                <w:sz w:val="24"/>
              </w:rPr>
              <w:t>(</w:t>
            </w:r>
            <w:proofErr w:type="gram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getRec</w:t>
            </w:r>
            <w:proofErr w:type="spellEnd"/>
            <w:r w:rsidRPr="005C21F4">
              <w:rPr>
                <w:rFonts w:ascii="宋体" w:eastAsia="宋体" w:hAnsi="宋体"/>
                <w:sz w:val="24"/>
              </w:rPr>
              <w:t>(</w:t>
            </w:r>
            <w:proofErr w:type="gramEnd"/>
            <w:r w:rsidRPr="005C21F4">
              <w:rPr>
                <w:rFonts w:ascii="宋体" w:eastAsia="宋体" w:hAnsi="宋体"/>
                <w:sz w:val="24"/>
              </w:rPr>
              <w:t xml:space="preserve">) public view check returns(string </w:t>
            </w:r>
            <w:proofErr w:type="spellStart"/>
            <w:r w:rsidRPr="005C21F4">
              <w:rPr>
                <w:rFonts w:ascii="宋体" w:eastAsia="宋体" w:hAnsi="宋体"/>
                <w:sz w:val="24"/>
              </w:rPr>
              <w:t>memory,string</w:t>
            </w:r>
            <w:proofErr w:type="spellEnd"/>
            <w:r w:rsidRPr="005C21F4">
              <w:rPr>
                <w:rFonts w:ascii="宋体" w:eastAsia="宋体" w:hAnsi="宋体"/>
                <w:sz w:val="24"/>
              </w:rPr>
              <w:t xml:space="preserve"> </w:t>
            </w:r>
            <w:proofErr w:type="spellStart"/>
            <w:r w:rsidRPr="005C21F4">
              <w:rPr>
                <w:rFonts w:ascii="宋体" w:eastAsia="宋体" w:hAnsi="宋体"/>
                <w:sz w:val="24"/>
              </w:rPr>
              <w:t>memory,uint,string</w:t>
            </w:r>
            <w:proofErr w:type="spellEnd"/>
            <w:r w:rsidRPr="005C21F4">
              <w:rPr>
                <w:rFonts w:ascii="宋体" w:eastAsia="宋体" w:hAnsi="宋体"/>
                <w:sz w:val="24"/>
              </w:rPr>
              <w:t xml:space="preserve">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spellStart"/>
            <w:proofErr w:type="gramStart"/>
            <w:r w:rsidRPr="005C21F4">
              <w:rPr>
                <w:rFonts w:ascii="宋体" w:eastAsia="宋体" w:hAnsi="宋体"/>
                <w:sz w:val="24"/>
              </w:rPr>
              <w:t>age,record</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setRec</w:t>
            </w:r>
            <w:proofErr w:type="spellEnd"/>
            <w:r w:rsidRPr="005C21F4">
              <w:rPr>
                <w:rFonts w:ascii="宋体" w:eastAsia="宋体" w:hAnsi="宋体"/>
                <w:sz w:val="24"/>
              </w:rPr>
              <w:t>(</w:t>
            </w:r>
            <w:proofErr w:type="gram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w:t>
            </w:r>
            <w:proofErr w:type="spellStart"/>
            <w:r w:rsidRPr="005C21F4">
              <w:rPr>
                <w:rFonts w:ascii="宋体" w:eastAsia="宋体" w:hAnsi="宋体"/>
                <w:sz w:val="24"/>
              </w:rPr>
              <w:t>makeChange</w:t>
            </w:r>
            <w:proofErr w:type="spellEnd"/>
            <w:r w:rsidRPr="005C21F4">
              <w:rPr>
                <w:rFonts w:ascii="宋体" w:eastAsia="宋体" w:hAnsi="宋体"/>
                <w:sz w:val="24"/>
              </w:rPr>
              <w:t>(</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智能合约是运行在以太坊上的一段代码，用户与智能合约提供的函数交互从而达到读取电子病历和存储电子病历的功能。address payable public patient; 存</w:t>
      </w:r>
      <w:r w:rsidRPr="00B451C8">
        <w:rPr>
          <w:rFonts w:ascii="宋体" w:eastAsia="宋体" w:hAnsi="宋体"/>
          <w:sz w:val="24"/>
        </w:rPr>
        <w:lastRenderedPageBreak/>
        <w:t>储了患者的账户，代表这份智能合约属于哪一位患者。合约中存储了患者的信息，包括姓名、年龄等。其中最为重要的是record和check两个变量，其中record存储的是病历的内容。前端App将病历的信息转换为json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C21F4" w:rsidRDefault="005C21F4" w:rsidP="005C21F4">
      <w:pPr>
        <w:pStyle w:val="2"/>
        <w:rPr>
          <w:rFonts w:ascii="黑体" w:eastAsia="黑体" w:hAnsi="黑体"/>
        </w:rPr>
      </w:pPr>
      <w:bookmarkStart w:id="72" w:name="_Toc7076882"/>
      <w:r w:rsidRPr="005C21F4">
        <w:rPr>
          <w:rFonts w:ascii="黑体" w:eastAsia="黑体" w:hAnsi="黑体" w:hint="eastAsia"/>
        </w:rPr>
        <w:t>4</w:t>
      </w:r>
      <w:r w:rsidRPr="005C21F4">
        <w:rPr>
          <w:rFonts w:ascii="黑体" w:eastAsia="黑体" w:hAnsi="黑体"/>
        </w:rPr>
        <w:t>.3</w:t>
      </w:r>
      <w:r w:rsidR="00CC12E5" w:rsidRPr="005C21F4">
        <w:rPr>
          <w:rFonts w:ascii="黑体" w:eastAsia="黑体" w:hAnsi="黑体"/>
        </w:rPr>
        <w:t>运行环境</w:t>
      </w:r>
      <w:bookmarkEnd w:id="72"/>
    </w:p>
    <w:p w:rsidR="008270C3" w:rsidRPr="008270C3" w:rsidRDefault="008270C3" w:rsidP="008270C3">
      <w:pPr>
        <w:widowControl/>
        <w:jc w:val="left"/>
        <w:rPr>
          <w:rFonts w:ascii="宋体" w:eastAsia="宋体" w:hAnsi="宋体" w:cs="宋体"/>
          <w:kern w:val="0"/>
          <w:sz w:val="24"/>
        </w:rPr>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操作系统：macOS Mojave 版本10.14.4</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处理器：2.2 GHz Intel Core i7</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内存：16GB 2400 MHz DDR4</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数据库：MongoDB</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8270C3" w:rsidRDefault="008270C3" w:rsidP="008270C3">
      <w:pPr>
        <w:pStyle w:val="2"/>
        <w:rPr>
          <w:rFonts w:ascii="黑体" w:eastAsia="黑体" w:hAnsi="黑体"/>
        </w:rPr>
      </w:pPr>
      <w:bookmarkStart w:id="73" w:name="_Toc7076883"/>
      <w:r w:rsidRPr="008270C3">
        <w:rPr>
          <w:rFonts w:ascii="黑体" w:eastAsia="黑体" w:hAnsi="黑体" w:hint="eastAsia"/>
        </w:rPr>
        <w:lastRenderedPageBreak/>
        <w:t>4</w:t>
      </w:r>
      <w:r w:rsidRPr="008270C3">
        <w:rPr>
          <w:rFonts w:ascii="黑体" w:eastAsia="黑体" w:hAnsi="黑体"/>
        </w:rPr>
        <w:t>.4</w:t>
      </w:r>
      <w:r w:rsidR="00CC12E5" w:rsidRPr="008270C3">
        <w:rPr>
          <w:rFonts w:ascii="黑体" w:eastAsia="黑体" w:hAnsi="黑体"/>
        </w:rPr>
        <w:t>开发技术</w:t>
      </w:r>
      <w:bookmarkEnd w:id="73"/>
    </w:p>
    <w:p w:rsidR="00CC12E5" w:rsidRPr="00B451C8" w:rsidRDefault="00CC12E5" w:rsidP="008270C3">
      <w:pPr>
        <w:spacing w:line="300" w:lineRule="auto"/>
        <w:ind w:firstLine="420"/>
        <w:rPr>
          <w:rFonts w:ascii="宋体" w:eastAsia="宋体" w:hAnsi="宋体"/>
          <w:sz w:val="24"/>
        </w:rPr>
      </w:pPr>
      <w:r w:rsidRPr="00B451C8">
        <w:rPr>
          <w:rFonts w:ascii="宋体" w:eastAsia="宋体" w:hAnsi="宋体"/>
          <w:sz w:val="24"/>
        </w:rPr>
        <w:t>本系统基于Truffle框架搭建以太坊开发平台，通过Ganache搭建本地私有区块链进行验证，其中智能合约的开发语言为Solidity开发语言。</w:t>
      </w:r>
    </w:p>
    <w:p w:rsidR="008270C3" w:rsidRDefault="008270C3" w:rsidP="00B451C8">
      <w:pPr>
        <w:spacing w:line="300" w:lineRule="auto"/>
        <w:rPr>
          <w:rFonts w:ascii="宋体" w:eastAsia="宋体" w:hAnsi="宋体"/>
          <w:sz w:val="24"/>
        </w:rPr>
      </w:pPr>
    </w:p>
    <w:p w:rsidR="00CC12E5" w:rsidRPr="008270C3" w:rsidRDefault="008270C3" w:rsidP="008270C3">
      <w:pPr>
        <w:pStyle w:val="3"/>
        <w:rPr>
          <w:rFonts w:ascii="黑体" w:eastAsia="黑体" w:hAnsi="黑体"/>
          <w:sz w:val="30"/>
          <w:szCs w:val="30"/>
        </w:rPr>
      </w:pPr>
      <w:bookmarkStart w:id="74" w:name="_Toc7076884"/>
      <w:r w:rsidRPr="008270C3">
        <w:rPr>
          <w:rFonts w:ascii="黑体" w:eastAsia="黑体" w:hAnsi="黑体"/>
          <w:sz w:val="30"/>
          <w:szCs w:val="30"/>
        </w:rPr>
        <w:t xml:space="preserve">4.4.1 </w:t>
      </w:r>
      <w:r w:rsidR="00CC12E5" w:rsidRPr="008270C3">
        <w:rPr>
          <w:rFonts w:ascii="黑体" w:eastAsia="黑体" w:hAnsi="黑体"/>
          <w:sz w:val="30"/>
          <w:szCs w:val="30"/>
        </w:rPr>
        <w:t>Solidity</w:t>
      </w:r>
      <w:bookmarkEnd w:id="74"/>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EC562B" w:rsidRDefault="00EC562B" w:rsidP="00EC562B">
      <w:pPr>
        <w:pStyle w:val="3"/>
        <w:rPr>
          <w:rFonts w:ascii="黑体" w:eastAsia="黑体" w:hAnsi="黑体"/>
          <w:sz w:val="30"/>
          <w:szCs w:val="30"/>
        </w:rPr>
      </w:pPr>
      <w:bookmarkStart w:id="75" w:name="_Toc7076885"/>
      <w:r w:rsidRPr="00EC562B">
        <w:rPr>
          <w:rFonts w:ascii="黑体" w:eastAsia="黑体" w:hAnsi="黑体"/>
          <w:sz w:val="30"/>
          <w:szCs w:val="30"/>
        </w:rPr>
        <w:t xml:space="preserve">4.4.2 </w:t>
      </w:r>
      <w:r w:rsidR="00CC12E5" w:rsidRPr="00EC562B">
        <w:rPr>
          <w:rFonts w:ascii="黑体" w:eastAsia="黑体" w:hAnsi="黑体"/>
          <w:sz w:val="30"/>
          <w:szCs w:val="30"/>
        </w:rPr>
        <w:t>Truffle</w:t>
      </w:r>
      <w:bookmarkEnd w:id="75"/>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Truffle是一个基于以太坊虚拟机（EVM）的区块链开发环境，单元测试框架和资源管理中心，意义在于使开发人员的可以更加轻松的搭建以太坊开发环境。 通过Truffle，开发者可以：</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内置智能合约编译，链接，部署和二进制管理。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快速开发的自动合同测试。</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可编写脚本的可扩展部署和迁移框架。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用于部署到任意数量的公共和专用网络的网络管理。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使用ERC190标准，使用</w:t>
      </w:r>
      <w:proofErr w:type="spellStart"/>
      <w:r w:rsidRPr="00B451C8">
        <w:rPr>
          <w:rFonts w:ascii="宋体" w:eastAsia="宋体" w:hAnsi="宋体"/>
          <w:sz w:val="24"/>
        </w:rPr>
        <w:t>EthPM</w:t>
      </w:r>
      <w:proofErr w:type="spellEnd"/>
      <w:r w:rsidRPr="00B451C8">
        <w:rPr>
          <w:rFonts w:ascii="宋体" w:eastAsia="宋体" w:hAnsi="宋体"/>
          <w:sz w:val="24"/>
        </w:rPr>
        <w:t>和NPM进行包装管理。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交互式控制台，用于直接合同通</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可配置的构建管道，支持紧密集成。</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w:t>
      </w:r>
      <w:r w:rsidRPr="00B451C8">
        <w:rPr>
          <w:rFonts w:ascii="宋体" w:eastAsia="宋体" w:hAnsi="宋体"/>
          <w:sz w:val="24"/>
        </w:rPr>
        <w:tab/>
        <w:t>在Truffle环境中执行脚本的外部脚本运行器。</w:t>
      </w:r>
    </w:p>
    <w:p w:rsidR="00EC562B" w:rsidRDefault="00EC562B" w:rsidP="00B451C8">
      <w:pPr>
        <w:spacing w:line="300" w:lineRule="auto"/>
        <w:rPr>
          <w:rFonts w:ascii="宋体" w:eastAsia="宋体" w:hAnsi="宋体"/>
          <w:sz w:val="24"/>
        </w:rPr>
      </w:pPr>
    </w:p>
    <w:p w:rsidR="00CC12E5" w:rsidRPr="00EC562B" w:rsidRDefault="00EC562B" w:rsidP="00EC562B">
      <w:pPr>
        <w:pStyle w:val="3"/>
        <w:rPr>
          <w:rFonts w:ascii="黑体" w:eastAsia="黑体" w:hAnsi="黑体"/>
          <w:sz w:val="30"/>
          <w:szCs w:val="30"/>
        </w:rPr>
      </w:pPr>
      <w:bookmarkStart w:id="76" w:name="_Toc7076886"/>
      <w:r w:rsidRPr="00EC562B">
        <w:rPr>
          <w:rFonts w:ascii="黑体" w:eastAsia="黑体" w:hAnsi="黑体"/>
          <w:sz w:val="30"/>
          <w:szCs w:val="30"/>
        </w:rPr>
        <w:t xml:space="preserve">4.4.3 </w:t>
      </w:r>
      <w:r w:rsidR="00CC12E5" w:rsidRPr="00EC562B">
        <w:rPr>
          <w:rFonts w:ascii="黑体" w:eastAsia="黑体" w:hAnsi="黑体"/>
          <w:sz w:val="30"/>
          <w:szCs w:val="30"/>
        </w:rPr>
        <w:t>Truffle-Contract</w:t>
      </w:r>
      <w:bookmarkEnd w:id="76"/>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Truffle-Contract是对Web3.js的封装，是对以太坊智能合约的抽象，适用于Node和浏览器。</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Truffle-Contract具有的特性：</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通过同步交易来获得更好的流量控制(在开发者确认已经开采之前，交易</w:t>
      </w:r>
      <w:r w:rsidRPr="00B451C8">
        <w:rPr>
          <w:rFonts w:ascii="宋体" w:eastAsia="宋体" w:hAnsi="宋体"/>
          <w:sz w:val="24"/>
        </w:rPr>
        <w:lastRenderedPageBreak/>
        <w:t>无法完成)</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承诺。减少回调地狱的产生，适用于ES6的async和await</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对交易提供默认值，例如address或者gas</w:t>
      </w:r>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w:t>
      </w:r>
      <w:r w:rsidR="00EC562B">
        <w:rPr>
          <w:rFonts w:ascii="宋体" w:eastAsia="宋体" w:hAnsi="宋体"/>
          <w:sz w:val="24"/>
        </w:rPr>
        <w:t xml:space="preserve"> </w:t>
      </w:r>
      <w:r w:rsidRPr="00B451C8">
        <w:rPr>
          <w:rFonts w:ascii="宋体" w:eastAsia="宋体" w:hAnsi="宋体"/>
          <w:sz w:val="24"/>
        </w:rPr>
        <w:t>返回日志、交易的回调、同步产生的交易的哈希值</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77" w:name="_Toc7076887"/>
      <w:r w:rsidRPr="00E72798">
        <w:rPr>
          <w:rFonts w:ascii="黑体" w:eastAsia="黑体" w:hAnsi="黑体"/>
          <w:sz w:val="30"/>
          <w:szCs w:val="30"/>
        </w:rPr>
        <w:t xml:space="preserve">4.4.4 </w:t>
      </w:r>
      <w:r w:rsidR="00CC12E5" w:rsidRPr="00E72798">
        <w:rPr>
          <w:rFonts w:ascii="黑体" w:eastAsia="黑体" w:hAnsi="黑体"/>
          <w:sz w:val="30"/>
          <w:szCs w:val="30"/>
        </w:rPr>
        <w:t>Ganache</w:t>
      </w:r>
      <w:bookmarkEnd w:id="77"/>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78" w:name="_Toc7076888"/>
      <w:r w:rsidRPr="00E72798">
        <w:rPr>
          <w:rFonts w:ascii="黑体" w:eastAsia="黑体" w:hAnsi="黑体"/>
          <w:sz w:val="30"/>
          <w:szCs w:val="30"/>
        </w:rPr>
        <w:t xml:space="preserve">4.4.5 </w:t>
      </w:r>
      <w:r w:rsidR="00CC12E5" w:rsidRPr="00E72798">
        <w:rPr>
          <w:rFonts w:ascii="黑体" w:eastAsia="黑体" w:hAnsi="黑体"/>
          <w:sz w:val="30"/>
          <w:szCs w:val="30"/>
        </w:rPr>
        <w:t>Web3.js</w:t>
      </w:r>
      <w:bookmarkEnd w:id="78"/>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A1097F" w:rsidRDefault="00A1097F" w:rsidP="00A1097F">
      <w:pPr>
        <w:pStyle w:val="2"/>
        <w:rPr>
          <w:rFonts w:ascii="黑体" w:eastAsia="黑体" w:hAnsi="黑体"/>
        </w:rPr>
      </w:pPr>
      <w:bookmarkStart w:id="79" w:name="_Toc7076889"/>
      <w:r w:rsidRPr="00A1097F">
        <w:rPr>
          <w:rFonts w:ascii="黑体" w:eastAsia="黑体" w:hAnsi="黑体" w:hint="eastAsia"/>
        </w:rPr>
        <w:t>4</w:t>
      </w:r>
      <w:r w:rsidRPr="00A1097F">
        <w:rPr>
          <w:rFonts w:ascii="黑体" w:eastAsia="黑体" w:hAnsi="黑体"/>
        </w:rPr>
        <w:t>.5</w:t>
      </w:r>
      <w:r w:rsidR="00CC12E5" w:rsidRPr="00A1097F">
        <w:rPr>
          <w:rFonts w:ascii="黑体" w:eastAsia="黑体" w:hAnsi="黑体"/>
        </w:rPr>
        <w:t>界面设计和演示</w:t>
      </w:r>
      <w:bookmarkEnd w:id="79"/>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本系统主要包括患者端和医生端两部分。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AE1AD3" w:rsidRPr="00AE1AD3" w:rsidRDefault="00AE1AD3" w:rsidP="00AE1AD3">
      <w:pPr>
        <w:widowControl/>
        <w:jc w:val="left"/>
        <w:rPr>
          <w:rFonts w:ascii="宋体" w:eastAsia="宋体" w:hAnsi="宋体" w:cs="宋体"/>
          <w:kern w:val="0"/>
          <w:sz w:val="24"/>
        </w:rP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患者登录：</w:t>
      </w:r>
    </w:p>
    <w:p w:rsidR="008C50E7" w:rsidRPr="008C50E7" w:rsidRDefault="008C50E7" w:rsidP="008C50E7">
      <w:pPr>
        <w:widowControl/>
        <w:jc w:val="left"/>
        <w:rPr>
          <w:rFonts w:ascii="宋体" w:eastAsia="宋体" w:hAnsi="宋体" w:cs="宋体"/>
          <w:kern w:val="0"/>
          <w:sz w:val="24"/>
        </w:rP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登录成功后进入个人界面：</w:t>
      </w:r>
    </w:p>
    <w:p w:rsidR="00130C7A" w:rsidRPr="00130C7A" w:rsidRDefault="00130C7A" w:rsidP="00130C7A">
      <w:pPr>
        <w:widowControl/>
        <w:jc w:val="left"/>
        <w:rPr>
          <w:rFonts w:ascii="宋体" w:eastAsia="宋体" w:hAnsi="宋体" w:cs="宋体"/>
          <w:kern w:val="0"/>
          <w:sz w:val="24"/>
        </w:rP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患者端主要查看病历和预约挂号两个功能</w:t>
      </w:r>
      <w:r w:rsidR="00130C7A">
        <w:rPr>
          <w:rFonts w:ascii="宋体" w:eastAsia="宋体" w:hAnsi="宋体" w:hint="eastAsia"/>
          <w:sz w:val="24"/>
        </w:rPr>
        <w:t>：</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点击某一行的病历缩略信息可以查看详细的病历信息，包括医生的诊断证明等。</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E33815" w:rsidRPr="00E33815" w:rsidRDefault="00E33815" w:rsidP="00E33815">
      <w:pPr>
        <w:widowControl/>
        <w:jc w:val="left"/>
        <w:rPr>
          <w:rFonts w:ascii="宋体" w:eastAsia="宋体" w:hAnsi="宋体" w:cs="宋体"/>
          <w:kern w:val="0"/>
          <w:sz w:val="24"/>
        </w:rP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医生登录：</w:t>
      </w:r>
    </w:p>
    <w:p w:rsidR="001E2275" w:rsidRPr="001E2275" w:rsidRDefault="001E2275" w:rsidP="001E2275">
      <w:pPr>
        <w:widowControl/>
        <w:jc w:val="left"/>
        <w:rPr>
          <w:rFonts w:ascii="宋体" w:eastAsia="宋体" w:hAnsi="宋体" w:cs="宋体"/>
          <w:kern w:val="0"/>
          <w:sz w:val="24"/>
        </w:rPr>
      </w:pPr>
      <w:r w:rsidRPr="001E2275">
        <w:rPr>
          <w:rFonts w:ascii="宋体" w:eastAsia="宋体" w:hAnsi="宋体" w:cs="宋体"/>
          <w:kern w:val="0"/>
          <w:sz w:val="24"/>
        </w:rPr>
        <w:fldChar w:fldCharType="begin"/>
      </w:r>
      <w:r w:rsidRPr="001E2275">
        <w:rPr>
          <w:rFonts w:ascii="宋体" w:eastAsia="宋体" w:hAnsi="宋体" w:cs="宋体"/>
          <w:kern w:val="0"/>
          <w:sz w:val="24"/>
        </w:rPr>
        <w:instrText xml:space="preserve"> INCLUDEPICTURE "https://ws4.sinaimg.cn/large/006tNc79gy1g2dew6bk87j30n81b8dkk.jpg" \* MERGEFORMATINET </w:instrText>
      </w:r>
      <w:r w:rsidRPr="001E2275">
        <w:rPr>
          <w:rFonts w:ascii="宋体" w:eastAsia="宋体" w:hAnsi="宋体" w:cs="宋体"/>
          <w:kern w:val="0"/>
          <w:sz w:val="24"/>
        </w:rPr>
        <w:fldChar w:fldCharType="separate"/>
      </w:r>
      <w:r w:rsidRPr="001E2275">
        <w:rPr>
          <w:rFonts w:ascii="宋体" w:eastAsia="宋体" w:hAnsi="宋体" w:cs="宋体"/>
          <w:noProof/>
          <w:kern w:val="0"/>
          <w:sz w:val="24"/>
        </w:rPr>
        <w:drawing>
          <wp:inline distT="0" distB="0" distL="0" distR="0">
            <wp:extent cx="3600000" cy="7322400"/>
            <wp:effectExtent l="0" t="0" r="0" b="5715"/>
            <wp:docPr id="24" name="图片 24" descr="https://ws4.sinaimg.cn/large/006tNc79gy1g2dew6bk87j30n81b8d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s4.sinaimg.cn/large/006tNc79gy1g2dew6bk87j30n81b8dkk.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1E2275">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1E2275" w:rsidRDefault="001E227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医生登录成功后会进入医生的主界面：</w:t>
      </w:r>
    </w:p>
    <w:p w:rsidR="00556C95" w:rsidRPr="00556C95" w:rsidRDefault="00556C95" w:rsidP="00556C95">
      <w:pPr>
        <w:widowControl/>
        <w:jc w:val="left"/>
        <w:rPr>
          <w:rFonts w:ascii="宋体" w:eastAsia="宋体" w:hAnsi="宋体" w:cs="宋体"/>
          <w:kern w:val="0"/>
          <w:sz w:val="24"/>
        </w:rP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556C95" w:rsidRDefault="00556C9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医生端主要可以进行"我要问诊"的操作，点击我要问诊：</w:t>
      </w:r>
    </w:p>
    <w:p w:rsidR="00536438" w:rsidRPr="00536438" w:rsidRDefault="00536438" w:rsidP="00536438">
      <w:pPr>
        <w:widowControl/>
        <w:jc w:val="left"/>
        <w:rPr>
          <w:rFonts w:ascii="宋体" w:eastAsia="宋体" w:hAnsi="宋体" w:cs="宋体"/>
          <w:kern w:val="0"/>
          <w:sz w:val="24"/>
        </w:rP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App上方有一个搜索框，通过输入患者的名称，医生可以查看到患者的历史病历信息：</w:t>
      </w:r>
    </w:p>
    <w:p w:rsidR="0026074A" w:rsidRPr="0026074A" w:rsidRDefault="0026074A" w:rsidP="0026074A">
      <w:pPr>
        <w:widowControl/>
        <w:jc w:val="left"/>
        <w:rPr>
          <w:rFonts w:ascii="宋体" w:eastAsia="宋体" w:hAnsi="宋体" w:cs="宋体"/>
          <w:kern w:val="0"/>
          <w:sz w:val="24"/>
        </w:rP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医生对患者问诊结束后，点击新增按钮可以给患者新建一份病历，写入此次诊断证明：</w:t>
      </w:r>
    </w:p>
    <w:p w:rsidR="00D26D03" w:rsidRPr="00D26D03" w:rsidRDefault="00D26D03" w:rsidP="00D26D03">
      <w:pPr>
        <w:widowControl/>
        <w:jc w:val="left"/>
        <w:rPr>
          <w:rFonts w:ascii="宋体" w:eastAsia="宋体" w:hAnsi="宋体" w:cs="宋体"/>
          <w:kern w:val="0"/>
          <w:sz w:val="24"/>
        </w:rPr>
      </w:pPr>
      <w:r w:rsidRPr="00D26D03">
        <w:rPr>
          <w:rFonts w:ascii="宋体" w:eastAsia="宋体" w:hAnsi="宋体" w:cs="宋体"/>
          <w:kern w:val="0"/>
          <w:sz w:val="24"/>
        </w:rPr>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8074B2" w:rsidRDefault="008074B2" w:rsidP="008074B2">
      <w:pPr>
        <w:pStyle w:val="1"/>
        <w:jc w:val="center"/>
        <w:rPr>
          <w:rFonts w:ascii="黑体" w:eastAsia="黑体" w:hAnsi="黑体"/>
        </w:rPr>
      </w:pPr>
      <w:bookmarkStart w:id="80" w:name="_Toc7076890"/>
      <w:r w:rsidRPr="008074B2">
        <w:rPr>
          <w:rFonts w:ascii="黑体" w:eastAsia="黑体" w:hAnsi="黑体" w:hint="eastAsia"/>
        </w:rPr>
        <w:t>5</w:t>
      </w:r>
      <w:r w:rsidRPr="008074B2">
        <w:rPr>
          <w:rFonts w:ascii="黑体" w:eastAsia="黑体" w:hAnsi="黑体"/>
        </w:rPr>
        <w:t>.</w:t>
      </w:r>
      <w:r w:rsidR="00CC12E5" w:rsidRPr="008074B2">
        <w:rPr>
          <w:rFonts w:ascii="黑体" w:eastAsia="黑体" w:hAnsi="黑体"/>
        </w:rPr>
        <w:t>问题与解决办法</w:t>
      </w:r>
      <w:bookmarkEnd w:id="80"/>
    </w:p>
    <w:p w:rsidR="00CC12E5" w:rsidRPr="008074B2" w:rsidRDefault="008074B2" w:rsidP="00370AFB">
      <w:pPr>
        <w:pStyle w:val="2"/>
        <w:jc w:val="left"/>
        <w:rPr>
          <w:rFonts w:ascii="黑体" w:eastAsia="黑体" w:hAnsi="黑体"/>
        </w:rPr>
      </w:pPr>
      <w:bookmarkStart w:id="81" w:name="_Toc7076891"/>
      <w:r w:rsidRPr="008074B2">
        <w:rPr>
          <w:rFonts w:ascii="黑体" w:eastAsia="黑体" w:hAnsi="黑体" w:hint="eastAsia"/>
        </w:rPr>
        <w:t>5</w:t>
      </w:r>
      <w:r w:rsidRPr="008074B2">
        <w:rPr>
          <w:rFonts w:ascii="黑体" w:eastAsia="黑体" w:hAnsi="黑体"/>
        </w:rPr>
        <w:t>.1</w:t>
      </w:r>
      <w:r w:rsidR="00CC12E5" w:rsidRPr="008074B2">
        <w:rPr>
          <w:rFonts w:ascii="黑体" w:eastAsia="黑体" w:hAnsi="黑体"/>
        </w:rPr>
        <w:t>遇到的问题</w:t>
      </w:r>
      <w:bookmarkEnd w:id="81"/>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Pr="00B451C8">
        <w:rPr>
          <w:rFonts w:ascii="宋体" w:eastAsia="宋体" w:hAnsi="宋体"/>
          <w:sz w:val="24"/>
        </w:rPr>
        <w:t>JavaScrtpt</w:t>
      </w:r>
      <w:proofErr w:type="spellEnd"/>
      <w:r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82" w:name="_Toc7076892"/>
      <w:r w:rsidRPr="00370AFB">
        <w:rPr>
          <w:rFonts w:ascii="黑体" w:eastAsia="黑体" w:hAnsi="黑体" w:hint="eastAsia"/>
        </w:rPr>
        <w:t>5</w:t>
      </w:r>
      <w:r w:rsidRPr="00370AFB">
        <w:rPr>
          <w:rFonts w:ascii="黑体" w:eastAsia="黑体" w:hAnsi="黑体"/>
        </w:rPr>
        <w:t>.2</w:t>
      </w:r>
      <w:r w:rsidR="00CC12E5" w:rsidRPr="00370AFB">
        <w:rPr>
          <w:rFonts w:ascii="黑体" w:eastAsia="黑体" w:hAnsi="黑体"/>
        </w:rPr>
        <w:t>解决办法</w:t>
      </w:r>
      <w:bookmarkEnd w:id="82"/>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83" w:name="_Toc7076893"/>
      <w:r w:rsidRPr="00370AFB">
        <w:rPr>
          <w:rFonts w:ascii="黑体" w:eastAsia="黑体" w:hAnsi="黑体" w:hint="eastAsia"/>
        </w:rPr>
        <w:t>5</w:t>
      </w:r>
      <w:r w:rsidRPr="00370AFB">
        <w:rPr>
          <w:rFonts w:ascii="黑体" w:eastAsia="黑体" w:hAnsi="黑体"/>
        </w:rPr>
        <w:t>.3</w:t>
      </w:r>
      <w:r w:rsidR="00CC12E5" w:rsidRPr="00370AFB">
        <w:rPr>
          <w:rFonts w:ascii="黑体" w:eastAsia="黑体" w:hAnsi="黑体"/>
        </w:rPr>
        <w:t>开发技巧</w:t>
      </w:r>
      <w:bookmarkEnd w:id="83"/>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7C4104" w:rsidRDefault="007C4104" w:rsidP="007C4104">
      <w:pPr>
        <w:pStyle w:val="1"/>
        <w:rPr>
          <w:rFonts w:ascii="黑体" w:eastAsia="黑体" w:hAnsi="黑体"/>
        </w:rPr>
      </w:pPr>
      <w:bookmarkStart w:id="84" w:name="_Toc7076894"/>
      <w:r w:rsidRPr="007C4104">
        <w:rPr>
          <w:rFonts w:ascii="黑体" w:eastAsia="黑体" w:hAnsi="黑体" w:hint="eastAsia"/>
        </w:rPr>
        <w:t>6</w:t>
      </w:r>
      <w:r w:rsidRPr="007C4104">
        <w:rPr>
          <w:rFonts w:ascii="黑体" w:eastAsia="黑体" w:hAnsi="黑体"/>
        </w:rPr>
        <w:t>.</w:t>
      </w:r>
      <w:r w:rsidR="00CC12E5" w:rsidRPr="007C4104">
        <w:rPr>
          <w:rFonts w:ascii="黑体" w:eastAsia="黑体" w:hAnsi="黑体"/>
        </w:rPr>
        <w:t>总结与展望</w:t>
      </w:r>
      <w:bookmarkEnd w:id="84"/>
    </w:p>
    <w:p w:rsidR="00CC12E5" w:rsidRPr="007C4104" w:rsidRDefault="007C4104" w:rsidP="007C4104">
      <w:pPr>
        <w:pStyle w:val="2"/>
        <w:rPr>
          <w:rFonts w:ascii="黑体" w:eastAsia="黑体" w:hAnsi="黑体"/>
          <w:szCs w:val="24"/>
        </w:rPr>
      </w:pPr>
      <w:bookmarkStart w:id="85" w:name="_Toc7076895"/>
      <w:r w:rsidRPr="007C4104">
        <w:rPr>
          <w:rFonts w:ascii="黑体" w:eastAsia="黑体" w:hAnsi="黑体" w:hint="eastAsia"/>
        </w:rPr>
        <w:t>6</w:t>
      </w:r>
      <w:r w:rsidRPr="007C4104">
        <w:rPr>
          <w:rFonts w:ascii="黑体" w:eastAsia="黑体" w:hAnsi="黑体"/>
        </w:rPr>
        <w:t>.1</w:t>
      </w:r>
      <w:r w:rsidR="00CC12E5" w:rsidRPr="007C4104">
        <w:rPr>
          <w:rFonts w:ascii="黑体" w:eastAsia="黑体" w:hAnsi="黑体"/>
          <w:szCs w:val="24"/>
        </w:rPr>
        <w:t>总结</w:t>
      </w:r>
      <w:bookmarkEnd w:id="85"/>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本文主要介绍了一个基于以太坊的电子病历安全存储和授权共享系统。对于区块链技术的基础知识和应用给予了简单的解释，还介绍了智能合约和以太坊的相关背景知识。</w:t>
      </w:r>
    </w:p>
    <w:p w:rsidR="007C4104" w:rsidRDefault="007C4104" w:rsidP="00B451C8">
      <w:pPr>
        <w:spacing w:line="300" w:lineRule="auto"/>
        <w:rPr>
          <w:rFonts w:ascii="宋体" w:eastAsia="宋体" w:hAnsi="宋体"/>
          <w:sz w:val="24"/>
        </w:rPr>
      </w:pPr>
    </w:p>
    <w:p w:rsidR="00CC12E5" w:rsidRPr="007C4104" w:rsidRDefault="007C4104" w:rsidP="007C4104">
      <w:pPr>
        <w:pStyle w:val="2"/>
        <w:rPr>
          <w:rFonts w:ascii="黑体" w:eastAsia="黑体" w:hAnsi="黑体"/>
          <w:szCs w:val="24"/>
        </w:rPr>
      </w:pPr>
      <w:bookmarkStart w:id="86" w:name="_Toc7076896"/>
      <w:r w:rsidRPr="007C4104">
        <w:rPr>
          <w:rFonts w:ascii="黑体" w:eastAsia="黑体" w:hAnsi="黑体" w:hint="eastAsia"/>
        </w:rPr>
        <w:t>6</w:t>
      </w:r>
      <w:r w:rsidRPr="007C4104">
        <w:rPr>
          <w:rFonts w:ascii="黑体" w:eastAsia="黑体" w:hAnsi="黑体"/>
        </w:rPr>
        <w:t>.2</w:t>
      </w:r>
      <w:r w:rsidR="00CC12E5" w:rsidRPr="007C4104">
        <w:rPr>
          <w:rFonts w:ascii="黑体" w:eastAsia="黑体" w:hAnsi="黑体"/>
          <w:szCs w:val="24"/>
        </w:rPr>
        <w:t>展望</w:t>
      </w:r>
      <w:bookmarkEnd w:id="86"/>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w:t>
      </w:r>
      <w:r w:rsidRPr="00B451C8">
        <w:rPr>
          <w:rFonts w:ascii="宋体" w:eastAsia="宋体" w:hAnsi="宋体"/>
          <w:sz w:val="24"/>
        </w:rPr>
        <w:lastRenderedPageBreak/>
        <w:t>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DA5D34" w:rsidRDefault="00DA5D34" w:rsidP="00DA5D34">
      <w:pPr>
        <w:pStyle w:val="2"/>
        <w:rPr>
          <w:rFonts w:ascii="黑体" w:eastAsia="黑体" w:hAnsi="黑体"/>
          <w:szCs w:val="24"/>
        </w:rPr>
      </w:pPr>
      <w:bookmarkStart w:id="87" w:name="_Toc7076897"/>
      <w:r w:rsidRPr="00DA5D34">
        <w:rPr>
          <w:rFonts w:ascii="黑体" w:eastAsia="黑体" w:hAnsi="黑体" w:hint="eastAsia"/>
        </w:rPr>
        <w:t>6</w:t>
      </w:r>
      <w:r w:rsidRPr="00DA5D34">
        <w:rPr>
          <w:rFonts w:ascii="黑体" w:eastAsia="黑体" w:hAnsi="黑体"/>
        </w:rPr>
        <w:t>.3</w:t>
      </w:r>
      <w:r w:rsidR="00CC12E5" w:rsidRPr="00DA5D34">
        <w:rPr>
          <w:rFonts w:ascii="黑体" w:eastAsia="黑体" w:hAnsi="黑体"/>
          <w:szCs w:val="24"/>
        </w:rPr>
        <w:t>致谢</w:t>
      </w:r>
      <w:bookmarkEnd w:id="87"/>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JS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263CA" w:rsidRDefault="009263CA" w:rsidP="00CC12E5"/>
    <w:p w:rsidR="009825A7" w:rsidRDefault="009825A7" w:rsidP="00CC12E5">
      <w:pPr>
        <w:rPr>
          <w:rFonts w:ascii="黑体" w:eastAsia="黑体" w:hAnsi="黑体"/>
          <w:sz w:val="24"/>
        </w:rPr>
      </w:pPr>
    </w:p>
    <w:p w:rsidR="0094198C" w:rsidRPr="009A4D5A" w:rsidRDefault="00CC12E5" w:rsidP="0094198C">
      <w:pPr>
        <w:rPr>
          <w:ins w:id="88" w:author="sszhu" w:date="2019-04-26T08:43:00Z"/>
          <w:color w:val="FF0000"/>
        </w:rPr>
      </w:pPr>
      <w:r w:rsidRPr="009263CA">
        <w:rPr>
          <w:rFonts w:ascii="黑体" w:eastAsia="黑体" w:hAnsi="黑体"/>
          <w:sz w:val="24"/>
        </w:rPr>
        <w:t>参考文献</w:t>
      </w:r>
      <w:r w:rsidR="009263CA">
        <w:rPr>
          <w:rFonts w:ascii="黑体" w:eastAsia="黑体" w:hAnsi="黑体" w:hint="eastAsia"/>
          <w:sz w:val="24"/>
        </w:rPr>
        <w:t>：</w:t>
      </w:r>
      <w:ins w:id="89" w:author="sszhu" w:date="2019-04-26T08:43:00Z">
        <w:r w:rsidR="0094198C" w:rsidRPr="009A4D5A">
          <w:rPr>
            <w:rFonts w:hint="eastAsia"/>
            <w:color w:val="FF0000"/>
            <w:highlight w:val="yellow"/>
          </w:rPr>
          <w:t>参考文献格式</w:t>
        </w:r>
        <w:r w:rsidR="0094198C">
          <w:rPr>
            <w:rFonts w:hint="eastAsia"/>
            <w:color w:val="FF0000"/>
            <w:highlight w:val="yellow"/>
          </w:rPr>
          <w:t>和引用要规范</w:t>
        </w:r>
      </w:ins>
    </w:p>
    <w:p w:rsidR="00CC12E5" w:rsidRPr="0094198C" w:rsidRDefault="00CC12E5" w:rsidP="00CC12E5">
      <w:pPr>
        <w:rPr>
          <w:rFonts w:ascii="黑体" w:eastAsia="黑体" w:hAnsi="黑体"/>
          <w:sz w:val="24"/>
        </w:rPr>
      </w:pP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[3] 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[5] 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w:t>
      </w:r>
      <w:r w:rsidRPr="008E1F53">
        <w:rPr>
          <w:rFonts w:ascii="宋体" w:eastAsia="宋体" w:hAnsi="宋体"/>
          <w:sz w:val="18"/>
          <w:szCs w:val="18"/>
        </w:rPr>
        <w:lastRenderedPageBreak/>
        <w:t>报,2017,43(09):1555-1562.</w:t>
      </w:r>
    </w:p>
    <w:p w:rsidR="00291872" w:rsidRPr="00E32FDB"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sectPr w:rsidR="00291872" w:rsidRPr="00E32FDB"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DD75AA"/>
    <w:multiLevelType w:val="multilevel"/>
    <w:tmpl w:val="8D3A8690"/>
    <w:lvl w:ilvl="0">
      <w:start w:val="3"/>
      <w:numFmt w:val="decimal"/>
      <w:lvlText w:val="%1"/>
      <w:lvlJc w:val="left"/>
      <w:pPr>
        <w:ind w:left="380" w:hanging="38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szhu">
    <w15:presenceInfo w15:providerId="None" w15:userId="ssz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316E8"/>
    <w:rsid w:val="00086C2E"/>
    <w:rsid w:val="000A5A4A"/>
    <w:rsid w:val="000B4569"/>
    <w:rsid w:val="000C2722"/>
    <w:rsid w:val="00105BE1"/>
    <w:rsid w:val="00130C7A"/>
    <w:rsid w:val="00137C5B"/>
    <w:rsid w:val="00144B27"/>
    <w:rsid w:val="001E2275"/>
    <w:rsid w:val="00217D44"/>
    <w:rsid w:val="00251995"/>
    <w:rsid w:val="0026074A"/>
    <w:rsid w:val="002607D6"/>
    <w:rsid w:val="00291872"/>
    <w:rsid w:val="003207BF"/>
    <w:rsid w:val="003573A4"/>
    <w:rsid w:val="00370AFB"/>
    <w:rsid w:val="0038131F"/>
    <w:rsid w:val="00394647"/>
    <w:rsid w:val="003B0770"/>
    <w:rsid w:val="00402726"/>
    <w:rsid w:val="00447846"/>
    <w:rsid w:val="00465575"/>
    <w:rsid w:val="004810C2"/>
    <w:rsid w:val="004A22CF"/>
    <w:rsid w:val="004B5105"/>
    <w:rsid w:val="00530DD1"/>
    <w:rsid w:val="0053384F"/>
    <w:rsid w:val="00536438"/>
    <w:rsid w:val="00556C95"/>
    <w:rsid w:val="0057249F"/>
    <w:rsid w:val="0057359F"/>
    <w:rsid w:val="00591CBD"/>
    <w:rsid w:val="005C21F4"/>
    <w:rsid w:val="005F4F11"/>
    <w:rsid w:val="005F759E"/>
    <w:rsid w:val="00712D8A"/>
    <w:rsid w:val="00743F79"/>
    <w:rsid w:val="00752AD2"/>
    <w:rsid w:val="00760343"/>
    <w:rsid w:val="007B7A39"/>
    <w:rsid w:val="007C4104"/>
    <w:rsid w:val="007E0CF8"/>
    <w:rsid w:val="008074B2"/>
    <w:rsid w:val="00811EBE"/>
    <w:rsid w:val="008270C3"/>
    <w:rsid w:val="008379E6"/>
    <w:rsid w:val="008439DC"/>
    <w:rsid w:val="008C50E7"/>
    <w:rsid w:val="008E1F53"/>
    <w:rsid w:val="008E3EB8"/>
    <w:rsid w:val="008F52B9"/>
    <w:rsid w:val="00900CCE"/>
    <w:rsid w:val="00920B15"/>
    <w:rsid w:val="009263CA"/>
    <w:rsid w:val="0094198C"/>
    <w:rsid w:val="00966263"/>
    <w:rsid w:val="00975BB4"/>
    <w:rsid w:val="009825A7"/>
    <w:rsid w:val="009A047F"/>
    <w:rsid w:val="009C7CBD"/>
    <w:rsid w:val="00A02F9F"/>
    <w:rsid w:val="00A05194"/>
    <w:rsid w:val="00A1097F"/>
    <w:rsid w:val="00A27B32"/>
    <w:rsid w:val="00AB0DDD"/>
    <w:rsid w:val="00AE1AD3"/>
    <w:rsid w:val="00AE1C73"/>
    <w:rsid w:val="00AE58F4"/>
    <w:rsid w:val="00AF3AAF"/>
    <w:rsid w:val="00B219F4"/>
    <w:rsid w:val="00B451C8"/>
    <w:rsid w:val="00B46A99"/>
    <w:rsid w:val="00B52D0E"/>
    <w:rsid w:val="00B8043A"/>
    <w:rsid w:val="00C1119D"/>
    <w:rsid w:val="00C12453"/>
    <w:rsid w:val="00C42913"/>
    <w:rsid w:val="00C61A49"/>
    <w:rsid w:val="00C62B41"/>
    <w:rsid w:val="00C8198C"/>
    <w:rsid w:val="00CC12E5"/>
    <w:rsid w:val="00D26D03"/>
    <w:rsid w:val="00D34636"/>
    <w:rsid w:val="00D61078"/>
    <w:rsid w:val="00DA5D34"/>
    <w:rsid w:val="00E32FDB"/>
    <w:rsid w:val="00E33815"/>
    <w:rsid w:val="00E545D1"/>
    <w:rsid w:val="00E72798"/>
    <w:rsid w:val="00E8007F"/>
    <w:rsid w:val="00E865D5"/>
    <w:rsid w:val="00EC562B"/>
    <w:rsid w:val="00F12E8A"/>
    <w:rsid w:val="00F361ED"/>
    <w:rsid w:val="00FB632A"/>
    <w:rsid w:val="00FB6333"/>
    <w:rsid w:val="00FC6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56F80"/>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240" w:after="120"/>
      <w:jc w:val="left"/>
    </w:pPr>
    <w:rPr>
      <w:rFonts w:eastAsiaTheme="minorHAnsi"/>
      <w:b/>
      <w:bCs/>
      <w:sz w:val="20"/>
      <w:szCs w:val="20"/>
    </w:rPr>
  </w:style>
  <w:style w:type="paragraph" w:styleId="TOC2">
    <w:name w:val="toc 2"/>
    <w:basedOn w:val="a"/>
    <w:next w:val="a"/>
    <w:autoRedefine/>
    <w:uiPriority w:val="39"/>
    <w:unhideWhenUsed/>
    <w:rsid w:val="00E32FDB"/>
    <w:pPr>
      <w:spacing w:before="120"/>
      <w:ind w:left="210"/>
      <w:jc w:val="left"/>
    </w:pPr>
    <w:rPr>
      <w:rFonts w:eastAsiaTheme="minorHAnsi"/>
      <w:i/>
      <w:iCs/>
      <w:sz w:val="20"/>
      <w:szCs w:val="20"/>
    </w:rPr>
  </w:style>
  <w:style w:type="paragraph" w:styleId="TOC3">
    <w:name w:val="toc 3"/>
    <w:basedOn w:val="a"/>
    <w:next w:val="a"/>
    <w:autoRedefine/>
    <w:uiPriority w:val="39"/>
    <w:unhideWhenUsed/>
    <w:rsid w:val="00E32FDB"/>
    <w:pPr>
      <w:ind w:left="420"/>
      <w:jc w:val="left"/>
    </w:pPr>
    <w:rPr>
      <w:rFonts w:eastAsiaTheme="minorHAnsi"/>
      <w:sz w:val="20"/>
      <w:szCs w:val="20"/>
    </w:rPr>
  </w:style>
  <w:style w:type="paragraph" w:styleId="TOC4">
    <w:name w:val="toc 4"/>
    <w:basedOn w:val="a"/>
    <w:next w:val="a"/>
    <w:autoRedefine/>
    <w:uiPriority w:val="39"/>
    <w:semiHidden/>
    <w:unhideWhenUsed/>
    <w:rsid w:val="00E32FDB"/>
    <w:pPr>
      <w:ind w:left="630"/>
      <w:jc w:val="left"/>
    </w:pPr>
    <w:rPr>
      <w:rFonts w:eastAsiaTheme="minorHAnsi"/>
      <w:sz w:val="20"/>
      <w:szCs w:val="20"/>
    </w:rPr>
  </w:style>
  <w:style w:type="paragraph" w:styleId="TOC5">
    <w:name w:val="toc 5"/>
    <w:basedOn w:val="a"/>
    <w:next w:val="a"/>
    <w:autoRedefine/>
    <w:uiPriority w:val="39"/>
    <w:semiHidden/>
    <w:unhideWhenUsed/>
    <w:rsid w:val="00E32FDB"/>
    <w:pPr>
      <w:ind w:left="840"/>
      <w:jc w:val="left"/>
    </w:pPr>
    <w:rPr>
      <w:rFonts w:eastAsiaTheme="minorHAnsi"/>
      <w:sz w:val="20"/>
      <w:szCs w:val="20"/>
    </w:rPr>
  </w:style>
  <w:style w:type="paragraph" w:styleId="TOC6">
    <w:name w:val="toc 6"/>
    <w:basedOn w:val="a"/>
    <w:next w:val="a"/>
    <w:autoRedefine/>
    <w:uiPriority w:val="39"/>
    <w:semiHidden/>
    <w:unhideWhenUsed/>
    <w:rsid w:val="00E32FDB"/>
    <w:pPr>
      <w:ind w:left="1050"/>
      <w:jc w:val="left"/>
    </w:pPr>
    <w:rPr>
      <w:rFonts w:eastAsiaTheme="minorHAnsi"/>
      <w:sz w:val="20"/>
      <w:szCs w:val="20"/>
    </w:rPr>
  </w:style>
  <w:style w:type="paragraph" w:styleId="TOC7">
    <w:name w:val="toc 7"/>
    <w:basedOn w:val="a"/>
    <w:next w:val="a"/>
    <w:autoRedefine/>
    <w:uiPriority w:val="39"/>
    <w:semiHidden/>
    <w:unhideWhenUsed/>
    <w:rsid w:val="00E32FDB"/>
    <w:pPr>
      <w:ind w:left="1260"/>
      <w:jc w:val="left"/>
    </w:pPr>
    <w:rPr>
      <w:rFonts w:eastAsiaTheme="minorHAnsi"/>
      <w:sz w:val="20"/>
      <w:szCs w:val="20"/>
    </w:rPr>
  </w:style>
  <w:style w:type="paragraph" w:styleId="TOC8">
    <w:name w:val="toc 8"/>
    <w:basedOn w:val="a"/>
    <w:next w:val="a"/>
    <w:autoRedefine/>
    <w:uiPriority w:val="39"/>
    <w:semiHidden/>
    <w:unhideWhenUsed/>
    <w:rsid w:val="00E32FDB"/>
    <w:pPr>
      <w:ind w:left="1470"/>
      <w:jc w:val="left"/>
    </w:pPr>
    <w:rPr>
      <w:rFonts w:eastAsiaTheme="minorHAnsi"/>
      <w:sz w:val="20"/>
      <w:szCs w:val="20"/>
    </w:rPr>
  </w:style>
  <w:style w:type="paragraph" w:styleId="TOC9">
    <w:name w:val="toc 9"/>
    <w:basedOn w:val="a"/>
    <w:next w:val="a"/>
    <w:autoRedefine/>
    <w:uiPriority w:val="39"/>
    <w:semiHidden/>
    <w:unhideWhenUsed/>
    <w:rsid w:val="00E32FDB"/>
    <w:pPr>
      <w:ind w:left="1680"/>
      <w:jc w:val="left"/>
    </w:pPr>
    <w:rPr>
      <w:rFonts w:eastAsiaTheme="minorHAnsi"/>
      <w:sz w:val="20"/>
      <w:szCs w:val="20"/>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67A83-B85A-4943-8007-803E27ADF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39</Pages>
  <Words>3005</Words>
  <Characters>17131</Characters>
  <Application>Microsoft Office Word</Application>
  <DocSecurity>0</DocSecurity>
  <Lines>142</Lines>
  <Paragraphs>40</Paragraphs>
  <ScaleCrop>false</ScaleCrop>
  <Company/>
  <LinksUpToDate>false</LinksUpToDate>
  <CharactersWithSpaces>20096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sszhu</cp:lastModifiedBy>
  <cp:revision>98</cp:revision>
  <dcterms:created xsi:type="dcterms:W3CDTF">2019-04-24T09:43:00Z</dcterms:created>
  <dcterms:modified xsi:type="dcterms:W3CDTF">2019-04-26T00:45:00Z</dcterms:modified>
</cp:coreProperties>
</file>